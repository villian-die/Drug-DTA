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D85618">
      <w:pPr>
        <w:pStyle w:val="13"/>
        <w:rPr>
          <w:rFonts w:ascii="Times New Roman" w:hAnsi="Times New Roman" w:eastAsia="黑体"/>
          <w:bCs w:val="0"/>
          <w:sz w:val="32"/>
          <w:szCs w:val="36"/>
        </w:rPr>
      </w:pPr>
      <w:commentRangeStart w:id="0"/>
      <w:bookmarkStart w:id="0" w:name="_Toc167001523"/>
      <w:r>
        <w:rPr>
          <w:rFonts w:hint="eastAsia"/>
        </w:rPr>
        <w:t xml:space="preserve"> </w:t>
      </w:r>
      <w:bookmarkEnd w:id="0"/>
      <w:bookmarkStart w:id="1" w:name="_Toc167001524"/>
      <w:r>
        <w:rPr>
          <w:rFonts w:hint="eastAsia" w:ascii="Times New Roman" w:hAnsi="Times New Roman" w:eastAsia="黑体" w:cstheme="majorBidi"/>
          <w:b/>
          <w:bCs w:val="0"/>
          <w:kern w:val="2"/>
          <w:sz w:val="32"/>
          <w:szCs w:val="36"/>
          <w:lang w:val="en-US" w:eastAsia="zh-CN" w:bidi="ar-SA"/>
        </w:rPr>
        <w:t xml:space="preserve">A machine learning model employed bilinear attention mechanism for predicting drug-target affinity based on substructures </w:t>
      </w:r>
      <w:commentRangeEnd w:id="0"/>
      <w:r>
        <w:rPr>
          <w:rStyle w:val="18"/>
          <w:rFonts w:ascii="Times New Roman" w:hAnsi="Times New Roman" w:eastAsia="宋体" w:cstheme="minorBidi"/>
          <w:b w:val="0"/>
          <w:bCs w:val="0"/>
          <w:sz w:val="20"/>
          <w:szCs w:val="20"/>
        </w:rPr>
        <w:commentReference w:id="0"/>
      </w:r>
    </w:p>
    <w:p w14:paraId="106B9849">
      <w:pPr>
        <w:pStyle w:val="3"/>
        <w:numPr>
          <w:ilvl w:val="0"/>
          <w:numId w:val="0"/>
        </w:numPr>
        <w:jc w:val="left"/>
        <w:rPr>
          <w:rFonts w:hint="eastAsia"/>
          <w:b/>
          <w:bCs w:val="0"/>
        </w:rPr>
      </w:pPr>
      <w:r>
        <w:rPr>
          <w:rFonts w:hint="eastAsia"/>
          <w:b/>
          <w:bCs w:val="0"/>
        </w:rPr>
        <w:t xml:space="preserve">Abstract </w:t>
      </w:r>
    </w:p>
    <w:p w14:paraId="369BAB4F">
      <w:pPr>
        <w:spacing w:line="400" w:lineRule="atLeast"/>
        <w:ind w:firstLine="420" w:firstLineChars="0"/>
        <w:rPr>
          <w:rFonts w:hint="eastAsia"/>
          <w:b w:val="0"/>
          <w:bCs w:val="0"/>
          <w:lang w:val="en-US" w:eastAsia="zh-CN"/>
        </w:rPr>
      </w:pPr>
      <w:r>
        <w:rPr>
          <w:rFonts w:hint="eastAsia"/>
          <w:b w:val="0"/>
          <w:bCs w:val="0"/>
        </w:rPr>
        <w:t xml:space="preserve">In drug discovery, drug-target affinity is an important criterion for measuring whether </w:t>
      </w:r>
      <w:r>
        <w:rPr>
          <w:rFonts w:hint="eastAsia"/>
          <w:b w:val="0"/>
          <w:bCs w:val="0"/>
          <w:lang w:val="en-US" w:eastAsia="zh-CN"/>
        </w:rPr>
        <w:t>the</w:t>
      </w:r>
      <w:r>
        <w:rPr>
          <w:rFonts w:hint="eastAsia"/>
          <w:b w:val="0"/>
          <w:bCs w:val="0"/>
        </w:rPr>
        <w:t xml:space="preserve"> drug molecule is effective. </w:t>
      </w:r>
      <w:r>
        <w:rPr>
          <w:rFonts w:hint="eastAsia"/>
          <w:b w:val="0"/>
          <w:bCs w:val="0"/>
          <w:lang w:val="en-US" w:eastAsia="zh-CN"/>
        </w:rPr>
        <w:t>I</w:t>
      </w:r>
      <w:r>
        <w:rPr>
          <w:rFonts w:hint="eastAsia"/>
          <w:b w:val="0"/>
          <w:bCs w:val="0"/>
        </w:rPr>
        <w:t xml:space="preserve">n recent years, predicting affinity </w:t>
      </w:r>
      <w:r>
        <w:rPr>
          <w:rFonts w:hint="eastAsia"/>
          <w:b w:val="0"/>
          <w:bCs w:val="0"/>
          <w:lang w:val="en-US" w:eastAsia="zh-CN"/>
        </w:rPr>
        <w:t>models by</w:t>
      </w:r>
      <w:r>
        <w:rPr>
          <w:rFonts w:hint="eastAsia"/>
          <w:b w:val="0"/>
          <w:bCs w:val="0"/>
        </w:rPr>
        <w:t xml:space="preserve"> machine learning methods has become mainstream</w:t>
      </w:r>
      <w:r>
        <w:rPr>
          <w:rFonts w:hint="eastAsia"/>
          <w:b w:val="0"/>
          <w:bCs w:val="0"/>
          <w:lang w:val="en-US" w:eastAsia="zh-CN"/>
        </w:rPr>
        <w:t>, but</w:t>
      </w:r>
      <w:r>
        <w:rPr>
          <w:rFonts w:hint="eastAsia"/>
          <w:b w:val="0"/>
          <w:bCs w:val="0"/>
        </w:rPr>
        <w:t xml:space="preserve"> most of </w:t>
      </w:r>
      <w:r>
        <w:rPr>
          <w:rFonts w:hint="eastAsia"/>
          <w:b w:val="0"/>
          <w:bCs w:val="0"/>
          <w:lang w:val="en-US" w:eastAsia="zh-CN"/>
        </w:rPr>
        <w:t>which</w:t>
      </w:r>
      <w:r>
        <w:rPr>
          <w:rFonts w:hint="eastAsia"/>
          <w:b w:val="0"/>
          <w:bCs w:val="0"/>
        </w:rPr>
        <w:t xml:space="preserve"> do not pay attention to the substructures of drugs and targets.</w:t>
      </w:r>
      <w:r>
        <w:rPr>
          <w:rFonts w:hint="eastAsia"/>
          <w:b w:val="0"/>
          <w:bCs w:val="0"/>
          <w:lang w:val="en-US" w:eastAsia="zh-CN"/>
        </w:rPr>
        <w:t xml:space="preserve"> So</w:t>
      </w:r>
      <w:r>
        <w:rPr>
          <w:rFonts w:hint="eastAsia"/>
          <w:b w:val="0"/>
          <w:bCs w:val="0"/>
        </w:rPr>
        <w:t xml:space="preserve"> this paper</w:t>
      </w:r>
      <w:r>
        <w:rPr>
          <w:rFonts w:hint="eastAsia"/>
          <w:b w:val="0"/>
          <w:bCs w:val="0"/>
          <w:lang w:val="en-US" w:eastAsia="zh-CN"/>
        </w:rPr>
        <w:t xml:space="preserve"> presents</w:t>
      </w:r>
      <w:r>
        <w:rPr>
          <w:rFonts w:hint="eastAsia"/>
          <w:b w:val="0"/>
          <w:bCs w:val="0"/>
        </w:rPr>
        <w:t xml:space="preserve"> an innovative drug-target affinity prediction model, named</w:t>
      </w:r>
      <w:r>
        <w:rPr>
          <w:rFonts w:hint="eastAsia"/>
          <w:b w:val="0"/>
          <w:bCs w:val="0"/>
          <w:lang w:val="en-US" w:eastAsia="zh-CN"/>
        </w:rPr>
        <w:t xml:space="preserve"> s</w:t>
      </w:r>
      <w:r>
        <w:rPr>
          <w:rFonts w:hint="eastAsia"/>
          <w:b w:val="0"/>
          <w:bCs w:val="0"/>
        </w:rPr>
        <w:t>ubstructure-based</w:t>
      </w:r>
      <w:r>
        <w:rPr>
          <w:rFonts w:hint="eastAsia"/>
          <w:b w:val="0"/>
          <w:bCs w:val="0"/>
          <w:lang w:val="en-US" w:eastAsia="zh-CN"/>
        </w:rPr>
        <w:t xml:space="preserve"> d</w:t>
      </w:r>
      <w:r>
        <w:rPr>
          <w:rFonts w:hint="eastAsia"/>
          <w:b w:val="0"/>
          <w:bCs w:val="0"/>
        </w:rPr>
        <w:t>rug-</w:t>
      </w:r>
      <w:r>
        <w:rPr>
          <w:rFonts w:hint="eastAsia"/>
          <w:b w:val="0"/>
          <w:bCs w:val="0"/>
          <w:lang w:val="en-US" w:eastAsia="zh-CN"/>
        </w:rPr>
        <w:t>t</w:t>
      </w:r>
      <w:r>
        <w:rPr>
          <w:rFonts w:hint="eastAsia"/>
          <w:b w:val="0"/>
          <w:bCs w:val="0"/>
        </w:rPr>
        <w:t xml:space="preserve">arget </w:t>
      </w:r>
      <w:r>
        <w:rPr>
          <w:rFonts w:hint="eastAsia"/>
          <w:b w:val="0"/>
          <w:bCs w:val="0"/>
          <w:lang w:val="en-US" w:eastAsia="zh-CN"/>
        </w:rPr>
        <w:t>a</w:t>
      </w:r>
      <w:r>
        <w:rPr>
          <w:rFonts w:hint="eastAsia"/>
          <w:b w:val="0"/>
          <w:bCs w:val="0"/>
        </w:rPr>
        <w:t xml:space="preserve">ffinity </w:t>
      </w:r>
      <w:r>
        <w:rPr>
          <w:rFonts w:hint="eastAsia"/>
          <w:b w:val="0"/>
          <w:bCs w:val="0"/>
          <w:lang w:val="en-US" w:eastAsia="zh-CN"/>
        </w:rPr>
        <w:t>b</w:t>
      </w:r>
      <w:r>
        <w:rPr>
          <w:rFonts w:hint="eastAsia"/>
          <w:b w:val="0"/>
          <w:bCs w:val="0"/>
        </w:rPr>
        <w:t>ilinear attention</w:t>
      </w:r>
      <w:r>
        <w:rPr>
          <w:rFonts w:hint="eastAsia"/>
          <w:b w:val="0"/>
          <w:bCs w:val="0"/>
          <w:lang w:val="en-US" w:eastAsia="zh-CN"/>
        </w:rPr>
        <w:t xml:space="preserve"> </w:t>
      </w:r>
      <w:r>
        <w:rPr>
          <w:rFonts w:hint="eastAsia"/>
          <w:b w:val="0"/>
          <w:bCs w:val="0"/>
        </w:rPr>
        <w:t xml:space="preserve">Prediction </w:t>
      </w:r>
      <w:r>
        <w:rPr>
          <w:rFonts w:hint="eastAsia"/>
          <w:b w:val="0"/>
          <w:bCs w:val="0"/>
          <w:lang w:val="en-US" w:eastAsia="zh-CN"/>
        </w:rPr>
        <w:t>m</w:t>
      </w:r>
      <w:r>
        <w:rPr>
          <w:rFonts w:hint="eastAsia"/>
          <w:b w:val="0"/>
          <w:bCs w:val="0"/>
        </w:rPr>
        <w:t>odel</w:t>
      </w:r>
      <w:r>
        <w:rPr>
          <w:rFonts w:hint="eastAsia"/>
          <w:b w:val="0"/>
          <w:bCs w:val="0"/>
          <w:lang w:val="en-US" w:eastAsia="zh-CN"/>
        </w:rPr>
        <w:t xml:space="preserve"> (SAB).</w:t>
      </w:r>
    </w:p>
    <w:p w14:paraId="39FF4FB9">
      <w:pPr>
        <w:spacing w:line="400" w:lineRule="atLeast"/>
        <w:ind w:firstLine="420" w:firstLineChars="0"/>
        <w:rPr>
          <w:rFonts w:hint="eastAsia"/>
          <w:b w:val="0"/>
          <w:bCs w:val="0"/>
        </w:rPr>
      </w:pPr>
      <w:r>
        <w:rPr>
          <w:rFonts w:hint="eastAsia"/>
          <w:b w:val="0"/>
          <w:bCs w:val="0"/>
          <w:lang w:val="en-US" w:eastAsia="zh-CN"/>
        </w:rPr>
        <w:t>This model</w:t>
      </w:r>
      <w:r>
        <w:rPr>
          <w:rFonts w:hint="eastAsia"/>
          <w:b w:val="0"/>
          <w:bCs w:val="0"/>
        </w:rPr>
        <w:t xml:space="preserve"> combines the advantages of </w:t>
      </w:r>
      <w:r>
        <w:rPr>
          <w:rFonts w:hint="eastAsia"/>
          <w:b w:val="0"/>
          <w:bCs w:val="0"/>
          <w:lang w:val="en-US" w:eastAsia="zh-CN"/>
        </w:rPr>
        <w:t>g</w:t>
      </w:r>
      <w:r>
        <w:rPr>
          <w:rFonts w:hint="eastAsia"/>
          <w:b w:val="0"/>
          <w:bCs w:val="0"/>
        </w:rPr>
        <w:t xml:space="preserve">raph </w:t>
      </w:r>
      <w:r>
        <w:rPr>
          <w:rFonts w:hint="eastAsia"/>
          <w:b w:val="0"/>
          <w:bCs w:val="0"/>
          <w:lang w:val="en-US" w:eastAsia="zh-CN"/>
        </w:rPr>
        <w:t>c</w:t>
      </w:r>
      <w:r>
        <w:rPr>
          <w:rFonts w:hint="eastAsia"/>
          <w:b w:val="0"/>
          <w:bCs w:val="0"/>
        </w:rPr>
        <w:t xml:space="preserve">onvolutional </w:t>
      </w:r>
      <w:r>
        <w:rPr>
          <w:rFonts w:hint="eastAsia"/>
          <w:b w:val="0"/>
          <w:bCs w:val="0"/>
          <w:lang w:val="en-US" w:eastAsia="zh-CN"/>
        </w:rPr>
        <w:t>n</w:t>
      </w:r>
      <w:r>
        <w:rPr>
          <w:rFonts w:hint="eastAsia"/>
          <w:b w:val="0"/>
          <w:bCs w:val="0"/>
        </w:rPr>
        <w:t xml:space="preserve">etworks (GCNs) and </w:t>
      </w:r>
      <w:r>
        <w:rPr>
          <w:rFonts w:hint="eastAsia"/>
          <w:b w:val="0"/>
          <w:bCs w:val="0"/>
          <w:lang w:val="en-US" w:eastAsia="zh-CN"/>
        </w:rPr>
        <w:t>c</w:t>
      </w:r>
      <w:r>
        <w:rPr>
          <w:rFonts w:hint="eastAsia"/>
          <w:b w:val="0"/>
          <w:bCs w:val="0"/>
        </w:rPr>
        <w:t xml:space="preserve">onvolution </w:t>
      </w:r>
      <w:r>
        <w:rPr>
          <w:rFonts w:hint="eastAsia"/>
          <w:b w:val="0"/>
          <w:bCs w:val="0"/>
          <w:lang w:val="en-US" w:eastAsia="zh-CN"/>
        </w:rPr>
        <w:t>n</w:t>
      </w:r>
      <w:r>
        <w:rPr>
          <w:rFonts w:hint="eastAsia"/>
          <w:b w:val="0"/>
          <w:bCs w:val="0"/>
        </w:rPr>
        <w:t xml:space="preserve">eural </w:t>
      </w:r>
      <w:r>
        <w:rPr>
          <w:rFonts w:hint="eastAsia"/>
          <w:b w:val="0"/>
          <w:bCs w:val="0"/>
          <w:lang w:val="en-US" w:eastAsia="zh-CN"/>
        </w:rPr>
        <w:t>n</w:t>
      </w:r>
      <w:r>
        <w:rPr>
          <w:rFonts w:hint="eastAsia"/>
          <w:b w:val="0"/>
          <w:bCs w:val="0"/>
        </w:rPr>
        <w:t xml:space="preserve">etworks (CNNs), and </w:t>
      </w:r>
      <w:r>
        <w:rPr>
          <w:rFonts w:hint="eastAsia"/>
          <w:b w:val="0"/>
          <w:bCs w:val="0"/>
          <w:lang w:val="en-US" w:eastAsia="zh-CN"/>
        </w:rPr>
        <w:t>employs</w:t>
      </w:r>
      <w:r>
        <w:rPr>
          <w:rFonts w:hint="eastAsia"/>
          <w:b w:val="0"/>
          <w:bCs w:val="0"/>
        </w:rPr>
        <w:t xml:space="preserve"> a bilinear attention mechanism to enhance the model</w:t>
      </w:r>
      <w:r>
        <w:rPr>
          <w:rFonts w:hint="default"/>
          <w:b w:val="0"/>
          <w:bCs w:val="0"/>
          <w:lang w:val="en-US" w:eastAsia="zh-CN"/>
        </w:rPr>
        <w:t>’</w:t>
      </w:r>
      <w:r>
        <w:rPr>
          <w:rFonts w:hint="eastAsia"/>
          <w:b w:val="0"/>
          <w:bCs w:val="0"/>
        </w:rPr>
        <w:t>s ability to represent drug-target interactions</w:t>
      </w:r>
      <w:r>
        <w:rPr>
          <w:rFonts w:hint="eastAsia"/>
          <w:b w:val="0"/>
          <w:bCs w:val="0"/>
          <w:lang w:val="en-US" w:eastAsia="zh-CN"/>
        </w:rPr>
        <w:t xml:space="preserve">, </w:t>
      </w:r>
      <w:r>
        <w:rPr>
          <w:rFonts w:hint="eastAsia"/>
          <w:b w:val="0"/>
          <w:bCs w:val="0"/>
        </w:rPr>
        <w:t>aim</w:t>
      </w:r>
      <w:r>
        <w:rPr>
          <w:rFonts w:hint="eastAsia"/>
          <w:b w:val="0"/>
          <w:bCs w:val="0"/>
          <w:lang w:val="en-US" w:eastAsia="zh-CN"/>
        </w:rPr>
        <w:t>ed</w:t>
      </w:r>
      <w:r>
        <w:rPr>
          <w:rFonts w:hint="eastAsia"/>
          <w:b w:val="0"/>
          <w:bCs w:val="0"/>
        </w:rPr>
        <w:t xml:space="preserve"> </w:t>
      </w:r>
      <w:r>
        <w:rPr>
          <w:rFonts w:hint="eastAsia"/>
          <w:b w:val="0"/>
          <w:bCs w:val="0"/>
          <w:lang w:val="en-US" w:eastAsia="zh-CN"/>
        </w:rPr>
        <w:t>at</w:t>
      </w:r>
      <w:r>
        <w:rPr>
          <w:rFonts w:hint="eastAsia"/>
          <w:b w:val="0"/>
          <w:bCs w:val="0"/>
        </w:rPr>
        <w:t xml:space="preserve"> improv</w:t>
      </w:r>
      <w:r>
        <w:rPr>
          <w:rFonts w:hint="eastAsia"/>
          <w:b w:val="0"/>
          <w:bCs w:val="0"/>
          <w:lang w:val="en-US" w:eastAsia="zh-CN"/>
        </w:rPr>
        <w:t>ing</w:t>
      </w:r>
      <w:r>
        <w:rPr>
          <w:rFonts w:hint="eastAsia"/>
          <w:b w:val="0"/>
          <w:bCs w:val="0"/>
        </w:rPr>
        <w:t xml:space="preserve"> the accuracy of predictions deeply analyzing the substructural characteristics of drugs and targets</w:t>
      </w:r>
      <w:r>
        <w:rPr>
          <w:rFonts w:hint="eastAsia"/>
          <w:b w:val="0"/>
          <w:bCs w:val="0"/>
          <w:lang w:val="en-US" w:eastAsia="zh-CN"/>
        </w:rPr>
        <w:t>.</w:t>
      </w:r>
    </w:p>
    <w:p w14:paraId="5EC549BC">
      <w:pPr>
        <w:spacing w:line="400" w:lineRule="atLeast"/>
        <w:ind w:firstLine="420" w:firstLineChars="0"/>
        <w:rPr>
          <w:rFonts w:hint="eastAsia"/>
          <w:b w:val="0"/>
          <w:bCs w:val="0"/>
          <w:lang w:val="en-US" w:eastAsia="zh-CN"/>
        </w:rPr>
      </w:pPr>
      <w:bookmarkStart w:id="13" w:name="_GoBack"/>
      <w:r>
        <w:rPr>
          <w:rFonts w:hint="eastAsia"/>
          <w:b w:val="0"/>
          <w:bCs w:val="0"/>
          <w:shd w:val="clear" w:color="FFFFFF" w:fill="D9D9D9"/>
        </w:rPr>
        <w:t xml:space="preserve">In experimental design, the </w:t>
      </w:r>
      <w:r>
        <w:rPr>
          <w:rFonts w:hint="eastAsia"/>
          <w:b w:val="0"/>
          <w:bCs w:val="0"/>
          <w:shd w:val="clear" w:color="FFFFFF" w:fill="D9D9D9"/>
          <w:lang w:eastAsia="zh-CN"/>
        </w:rPr>
        <w:t>SAB</w:t>
      </w:r>
      <w:r>
        <w:rPr>
          <w:rFonts w:hint="eastAsia"/>
          <w:b w:val="0"/>
          <w:bCs w:val="0"/>
          <w:shd w:val="clear" w:color="FFFFFF" w:fill="D9D9D9"/>
        </w:rPr>
        <w:t xml:space="preserve"> model has extensively evaluated</w:t>
      </w:r>
      <w:r>
        <w:rPr>
          <w:rFonts w:hint="eastAsia"/>
          <w:b w:val="0"/>
          <w:bCs w:val="0"/>
          <w:shd w:val="clear" w:color="FFFFFF" w:fill="D9D9D9"/>
          <w:lang w:val="en-US" w:eastAsia="zh-CN"/>
        </w:rPr>
        <w:t xml:space="preserve"> the affinity</w:t>
      </w:r>
      <w:r>
        <w:rPr>
          <w:rFonts w:hint="eastAsia"/>
          <w:b w:val="0"/>
          <w:bCs w:val="0"/>
          <w:shd w:val="clear" w:color="FFFFFF" w:fill="D9D9D9"/>
        </w:rPr>
        <w:t xml:space="preserve"> on multiple public datasets. These datasets cover both regression and classification tasks.</w:t>
      </w:r>
      <w:bookmarkEnd w:id="13"/>
      <w:r>
        <w:rPr>
          <w:rFonts w:hint="eastAsia"/>
          <w:b w:val="0"/>
          <w:bCs w:val="0"/>
          <w:shd w:val="clear" w:color="FFFFFF" w:fill="D9D9D9"/>
          <w:lang w:val="en-US" w:eastAsia="zh-CN"/>
        </w:rPr>
        <w:t xml:space="preserve"> </w:t>
      </w:r>
      <w:r>
        <w:rPr>
          <w:rFonts w:hint="eastAsia"/>
          <w:b w:val="0"/>
          <w:bCs w:val="0"/>
        </w:rPr>
        <w:t>Through this approach, the</w:t>
      </w:r>
      <w:r>
        <w:rPr>
          <w:rFonts w:hint="eastAsia"/>
          <w:b w:val="0"/>
          <w:bCs w:val="0"/>
          <w:lang w:val="en-US" w:eastAsia="zh-CN"/>
        </w:rPr>
        <w:t xml:space="preserve"> SAB</w:t>
      </w:r>
      <w:r>
        <w:rPr>
          <w:rFonts w:hint="eastAsia"/>
          <w:b w:val="0"/>
          <w:bCs w:val="0"/>
        </w:rPr>
        <w:t xml:space="preserve"> model provides a new perspective on drug-target affinity prediction, emphasizing the importance of substructural features in the prediction process and </w:t>
      </w:r>
      <w:r>
        <w:rPr>
          <w:rFonts w:hint="eastAsia"/>
          <w:b w:val="0"/>
          <w:bCs w:val="0"/>
          <w:lang w:val="en-US" w:eastAsia="zh-CN"/>
        </w:rPr>
        <w:t>showing</w:t>
      </w:r>
      <w:r>
        <w:rPr>
          <w:rFonts w:hint="eastAsia"/>
          <w:b w:val="0"/>
          <w:bCs w:val="0"/>
        </w:rPr>
        <w:t xml:space="preserve"> the power of the bilinear mechanism in capturing drug-target interactions. Th</w:t>
      </w:r>
      <w:r>
        <w:rPr>
          <w:rFonts w:hint="eastAsia"/>
          <w:b w:val="0"/>
          <w:bCs w:val="0"/>
          <w:lang w:val="en-US" w:eastAsia="zh-CN"/>
        </w:rPr>
        <w:t>is</w:t>
      </w:r>
      <w:r>
        <w:rPr>
          <w:rFonts w:hint="eastAsia"/>
          <w:b w:val="0"/>
          <w:bCs w:val="0"/>
        </w:rPr>
        <w:t xml:space="preserve"> method not only improve the accuracy of predictions but also provide new tools for drug discovery and target identification</w:t>
      </w:r>
      <w:r>
        <w:rPr>
          <w:rFonts w:hint="eastAsia"/>
          <w:b w:val="0"/>
          <w:bCs w:val="0"/>
          <w:lang w:val="en-US" w:eastAsia="zh-CN"/>
        </w:rPr>
        <w:t xml:space="preserve"> in the future.</w:t>
      </w:r>
    </w:p>
    <w:p w14:paraId="7EEFF6FA">
      <w:pPr>
        <w:spacing w:line="400" w:lineRule="atLeast"/>
        <w:ind w:firstLine="420"/>
        <w:rPr>
          <w:rFonts w:hint="eastAsia"/>
          <w:b w:val="0"/>
          <w:bCs w:val="0"/>
          <w:lang w:val="en-US" w:eastAsia="zh-CN"/>
        </w:rPr>
      </w:pPr>
    </w:p>
    <w:p w14:paraId="218DFC9A">
      <w:pPr>
        <w:spacing w:line="400" w:lineRule="atLeast"/>
        <w:ind w:firstLine="420"/>
        <w:rPr>
          <w:rFonts w:hint="eastAsia"/>
          <w:b w:val="0"/>
          <w:bCs w:val="0"/>
          <w:lang w:val="en-US" w:eastAsia="zh-CN"/>
        </w:rPr>
      </w:pPr>
    </w:p>
    <w:p w14:paraId="1C9EADF0">
      <w:pPr>
        <w:spacing w:line="400" w:lineRule="atLeast"/>
        <w:ind w:firstLine="420"/>
        <w:rPr>
          <w:rFonts w:hint="eastAsia"/>
          <w:b w:val="0"/>
          <w:bCs w:val="0"/>
          <w:lang w:val="en-US" w:eastAsia="zh-CN"/>
        </w:rPr>
      </w:pPr>
    </w:p>
    <w:p w14:paraId="569EC766">
      <w:pPr>
        <w:spacing w:line="400" w:lineRule="atLeast"/>
        <w:ind w:firstLine="420"/>
        <w:rPr>
          <w:rFonts w:hint="eastAsia"/>
          <w:b w:val="0"/>
          <w:bCs w:val="0"/>
          <w:lang w:val="en-US" w:eastAsia="zh-CN"/>
        </w:rPr>
      </w:pPr>
    </w:p>
    <w:p w14:paraId="71602CB0">
      <w:pPr>
        <w:spacing w:line="400" w:lineRule="atLeast"/>
        <w:ind w:firstLine="420"/>
        <w:rPr>
          <w:rFonts w:hint="eastAsia"/>
          <w:b w:val="0"/>
          <w:bCs w:val="0"/>
          <w:lang w:val="en-US" w:eastAsia="zh-CN"/>
        </w:rPr>
      </w:pPr>
    </w:p>
    <w:bookmarkEnd w:id="1"/>
    <w:p w14:paraId="51AA9C85">
      <w:pPr>
        <w:pStyle w:val="3"/>
        <w:numPr>
          <w:ilvl w:val="0"/>
          <w:numId w:val="1"/>
        </w:numPr>
        <w:tabs>
          <w:tab w:val="left" w:pos="5236"/>
        </w:tabs>
        <w:jc w:val="left"/>
        <w:rPr>
          <w:rFonts w:hint="eastAsia" w:eastAsia="宋体"/>
          <w:b/>
          <w:bCs w:val="0"/>
          <w:lang w:eastAsia="zh-CN"/>
        </w:rPr>
      </w:pPr>
      <w:commentRangeStart w:id="1"/>
      <w:r>
        <w:rPr>
          <w:rFonts w:hint="eastAsia"/>
          <w:b/>
          <w:bCs w:val="0"/>
        </w:rPr>
        <w:t>I</w:t>
      </w:r>
      <w:r>
        <w:rPr>
          <w:b/>
          <w:bCs w:val="0"/>
        </w:rPr>
        <w:t>ntroduc</w:t>
      </w:r>
      <w:r>
        <w:rPr>
          <w:rFonts w:hint="eastAsia"/>
          <w:b/>
          <w:bCs w:val="0"/>
        </w:rPr>
        <w:t>tion</w:t>
      </w:r>
      <w:commentRangeEnd w:id="1"/>
      <w:r>
        <w:rPr>
          <w:rStyle w:val="18"/>
          <w:rFonts w:eastAsia="宋体" w:cstheme="minorBidi"/>
          <w:bCs w:val="0"/>
        </w:rPr>
        <w:commentReference w:id="1"/>
      </w:r>
      <w:r>
        <w:rPr>
          <w:rStyle w:val="18"/>
          <w:rFonts w:hint="eastAsia" w:eastAsia="宋体" w:cstheme="minorBidi"/>
          <w:bCs w:val="0"/>
          <w:lang w:eastAsia="zh-CN"/>
        </w:rPr>
        <w:tab/>
      </w:r>
    </w:p>
    <w:p w14:paraId="3AE1C79B">
      <w:pPr>
        <w:spacing w:line="400" w:lineRule="atLeast"/>
        <w:ind w:firstLine="420"/>
        <w:rPr>
          <w:rFonts w:hint="eastAsia"/>
        </w:rPr>
      </w:pPr>
      <w:r>
        <w:commentReference w:id="2"/>
      </w:r>
      <w:r>
        <w:rPr>
          <w:rFonts w:hint="eastAsia"/>
          <w:lang w:val="en-US" w:eastAsia="zh-CN"/>
        </w:rPr>
        <w:t>Among</w:t>
      </w:r>
      <w:r>
        <w:rPr>
          <w:rFonts w:hint="eastAsia"/>
        </w:rPr>
        <w:t xml:space="preserve"> the existing models for predicting the affinity between drugs and target proteins,</w:t>
      </w:r>
      <w:r>
        <w:rPr>
          <w:rFonts w:hint="eastAsia"/>
          <w:lang w:val="en-US" w:eastAsia="zh-CN"/>
        </w:rPr>
        <w:t xml:space="preserve"> </w:t>
      </w:r>
      <w:r>
        <w:rPr>
          <w:rFonts w:hint="eastAsia"/>
        </w:rPr>
        <w:t xml:space="preserve">the </w:t>
      </w:r>
      <w:r>
        <w:rPr>
          <w:rFonts w:hint="eastAsia"/>
          <w:lang w:val="en-US" w:eastAsia="zh-CN"/>
        </w:rPr>
        <w:t xml:space="preserve">two </w:t>
      </w:r>
      <w:r>
        <w:rPr>
          <w:rFonts w:hint="eastAsia"/>
        </w:rPr>
        <w:t>mo</w:t>
      </w:r>
      <w:r>
        <w:rPr>
          <w:rFonts w:hint="eastAsia"/>
          <w:lang w:val="en-US" w:eastAsia="zh-CN"/>
        </w:rPr>
        <w:t>st</w:t>
      </w:r>
      <w:r>
        <w:rPr>
          <w:rFonts w:hint="eastAsia"/>
        </w:rPr>
        <w:t xml:space="preserve"> </w:t>
      </w:r>
      <w:r>
        <w:rPr>
          <w:rFonts w:hint="eastAsia"/>
          <w:lang w:val="en-US" w:eastAsia="zh-CN"/>
        </w:rPr>
        <w:t>famous</w:t>
      </w:r>
      <w:r>
        <w:rPr>
          <w:rFonts w:hint="eastAsia"/>
        </w:rPr>
        <w:t xml:space="preserve"> ones are </w:t>
      </w:r>
      <w:r>
        <w:rPr>
          <w:rFonts w:hint="eastAsia"/>
          <w:lang w:val="en-US" w:eastAsia="zh-CN"/>
        </w:rPr>
        <w:t>Sequence-based drug-target Affinity Prediction model (</w:t>
      </w:r>
      <w:r>
        <w:rPr>
          <w:rFonts w:hint="eastAsia"/>
        </w:rPr>
        <w:t>SAP</w:t>
      </w:r>
      <w:r>
        <w:rPr>
          <w:rFonts w:hint="eastAsia"/>
          <w:lang w:val="en-US" w:eastAsia="zh-CN"/>
        </w:rPr>
        <w:t>)</w:t>
      </w:r>
      <w:r>
        <w:rPr>
          <w:rFonts w:hint="eastAsia"/>
        </w:rPr>
        <w:t xml:space="preserve"> </w:t>
      </w:r>
      <w:r>
        <w:rPr>
          <w:rFonts w:hint="eastAsia"/>
          <w:lang w:val="en-US" w:eastAsia="zh-CN"/>
        </w:rPr>
        <w:t>and Graph-based drug-target Affinity Prediction model (</w:t>
      </w:r>
      <w:r>
        <w:rPr>
          <w:rFonts w:hint="eastAsia"/>
        </w:rPr>
        <w:t>GAP</w:t>
      </w:r>
      <w:r>
        <w:rPr>
          <w:rFonts w:hint="eastAsia"/>
          <w:lang w:val="en-US" w:eastAsia="zh-CN"/>
        </w:rPr>
        <w:t>)</w:t>
      </w:r>
      <w:r>
        <w:rPr>
          <w:rFonts w:hint="eastAsia"/>
        </w:rPr>
        <w:t>. SAP primarily uses the text embeddings of drugs and targets as input</w:t>
      </w:r>
      <w:r>
        <w:rPr>
          <w:rFonts w:hint="eastAsia"/>
          <w:lang w:val="en-US" w:eastAsia="zh-CN"/>
        </w:rPr>
        <w:t xml:space="preserve"> to </w:t>
      </w:r>
      <w:r>
        <w:rPr>
          <w:rFonts w:hint="eastAsia"/>
        </w:rPr>
        <w:t xml:space="preserve">predict </w:t>
      </w:r>
      <w:r>
        <w:rPr>
          <w:rFonts w:hint="eastAsia"/>
          <w:lang w:val="en-US" w:eastAsia="zh-CN"/>
        </w:rPr>
        <w:t>drug-target affinity</w:t>
      </w:r>
      <w:r>
        <w:rPr>
          <w:rFonts w:hint="eastAsia"/>
        </w:rPr>
        <w:t>, while GAP uses the molecular graph of the drug.</w:t>
      </w:r>
    </w:p>
    <w:p w14:paraId="4950FAAA">
      <w:pPr>
        <w:spacing w:line="400" w:lineRule="atLeast"/>
        <w:ind w:firstLine="420"/>
        <w:rPr>
          <w:rFonts w:hint="eastAsia"/>
        </w:rPr>
      </w:pPr>
      <w:r>
        <w:rPr>
          <w:rFonts w:hint="eastAsia"/>
        </w:rPr>
        <w:t xml:space="preserve"> SAP mainly deals with the text sequence data of drugs and target proteins, which can be achieved by one-hot encoding or word embedding technology, converting original text sequences into a format that can be processed by machine learning or deep learning models.Then, sequence processing models such as Recurrent Neural Networks (RNN), Long Short-Term Memory networks (LSTM), or Convolution Neural Networks (CNN) are </w:t>
      </w:r>
      <w:r>
        <w:rPr>
          <w:rFonts w:hint="eastAsia"/>
          <w:lang w:val="en-US" w:eastAsia="zh-CN"/>
        </w:rPr>
        <w:t>employed</w:t>
      </w:r>
      <w:r>
        <w:rPr>
          <w:rFonts w:hint="eastAsia"/>
        </w:rPr>
        <w:t xml:space="preserve"> to extract features and predict affinity. This m</w:t>
      </w:r>
      <w:r>
        <w:rPr>
          <w:rFonts w:hint="eastAsia"/>
          <w:lang w:val="en-US" w:eastAsia="zh-CN"/>
        </w:rPr>
        <w:t>odel</w:t>
      </w:r>
      <w:r>
        <w:rPr>
          <w:rFonts w:hint="eastAsia"/>
        </w:rPr>
        <w:t xml:space="preserve"> is relatively simple but may not fully utilize the three-dimensional structural information of the drug molecules.</w:t>
      </w:r>
    </w:p>
    <w:p w14:paraId="62A98528">
      <w:pPr>
        <w:spacing w:line="400" w:lineRule="atLeast"/>
        <w:ind w:firstLine="420"/>
        <w:rPr>
          <w:rFonts w:hint="eastAsia"/>
        </w:rPr>
      </w:pPr>
      <w:r>
        <w:rPr>
          <w:rFonts w:hint="eastAsia"/>
        </w:rPr>
        <w:t xml:space="preserve">Compared </w:t>
      </w:r>
      <w:r>
        <w:rPr>
          <w:rFonts w:hint="eastAsia"/>
          <w:lang w:val="en-US" w:eastAsia="zh-CN"/>
        </w:rPr>
        <w:t>with</w:t>
      </w:r>
      <w:r>
        <w:rPr>
          <w:rFonts w:hint="eastAsia"/>
        </w:rPr>
        <w:t xml:space="preserve"> the SAP model, the GAP model directly uses graph</w:t>
      </w:r>
      <w:r>
        <w:rPr>
          <w:rFonts w:hint="eastAsia"/>
          <w:lang w:val="en-US" w:eastAsia="zh-CN"/>
        </w:rPr>
        <w:t xml:space="preserve"> </w:t>
      </w:r>
      <w:r>
        <w:rPr>
          <w:rFonts w:hint="eastAsia"/>
        </w:rPr>
        <w:t>data to represent drug molecules, where nodes represent atoms and edges represent chemical bonds. The algorithms</w:t>
      </w:r>
      <w:r>
        <w:rPr>
          <w:rFonts w:hint="eastAsia"/>
          <w:lang w:val="en-US" w:eastAsia="zh-CN"/>
        </w:rPr>
        <w:t xml:space="preserve"> it uses</w:t>
      </w:r>
      <w:r>
        <w:rPr>
          <w:rFonts w:hint="eastAsia"/>
        </w:rPr>
        <w:t xml:space="preserve"> typically includ</w:t>
      </w:r>
      <w:r>
        <w:rPr>
          <w:rFonts w:hint="eastAsia"/>
          <w:lang w:val="en-US" w:eastAsia="zh-CN"/>
        </w:rPr>
        <w:t>es</w:t>
      </w:r>
      <w:r>
        <w:rPr>
          <w:rFonts w:hint="eastAsia"/>
        </w:rPr>
        <w:t xml:space="preserve"> Graph Neural Networks (GNN), Graph Convolutional Networks (GCN), or Graph Attention Networks (GAT). The advantage of this m</w:t>
      </w:r>
      <w:r>
        <w:rPr>
          <w:rFonts w:hint="eastAsia"/>
          <w:lang w:val="en-US" w:eastAsia="zh-CN"/>
        </w:rPr>
        <w:t>odel</w:t>
      </w:r>
      <w:r>
        <w:rPr>
          <w:rFonts w:hint="eastAsia"/>
        </w:rPr>
        <w:t xml:space="preserve"> is that it can directly utilize the graph structure information of drug molecules, capturing richer chemical features, but it may need to handle more complex graph data, and require more complex model architecture.</w:t>
      </w:r>
    </w:p>
    <w:p w14:paraId="17F0104E">
      <w:pPr>
        <w:spacing w:line="400" w:lineRule="atLeast"/>
        <w:ind w:firstLine="420"/>
        <w:rPr>
          <w:rFonts w:hint="eastAsia"/>
        </w:rPr>
      </w:pPr>
      <w:r>
        <w:rPr>
          <w:rFonts w:hint="eastAsia"/>
        </w:rPr>
        <w:t xml:space="preserve">However, whether it is </w:t>
      </w:r>
      <w:r>
        <w:rPr>
          <w:rFonts w:hint="eastAsia"/>
          <w:lang w:val="en-US" w:eastAsia="zh-CN"/>
        </w:rPr>
        <w:t>SAP</w:t>
      </w:r>
      <w:r>
        <w:rPr>
          <w:rFonts w:hint="eastAsia"/>
        </w:rPr>
        <w:t xml:space="preserve"> or</w:t>
      </w:r>
      <w:r>
        <w:rPr>
          <w:rFonts w:hint="eastAsia"/>
          <w:lang w:val="en-US" w:eastAsia="zh-CN"/>
        </w:rPr>
        <w:t xml:space="preserve"> GAP</w:t>
      </w:r>
      <w:r>
        <w:rPr>
          <w:rFonts w:hint="eastAsia"/>
        </w:rPr>
        <w:t xml:space="preserve"> model, most of them </w:t>
      </w:r>
      <w:r>
        <w:rPr>
          <w:rFonts w:hint="eastAsia"/>
          <w:lang w:val="en-US" w:eastAsia="zh-CN"/>
        </w:rPr>
        <w:t>uses</w:t>
      </w:r>
      <w:r>
        <w:rPr>
          <w:rFonts w:hint="eastAsia"/>
        </w:rPr>
        <w:t xml:space="preserve"> the overall </w:t>
      </w:r>
      <w:r>
        <w:rPr>
          <w:rFonts w:hint="eastAsia"/>
          <w:lang w:val="en-US" w:eastAsia="zh-CN"/>
        </w:rPr>
        <w:t>feature</w:t>
      </w:r>
      <w:r>
        <w:rPr>
          <w:rFonts w:hint="eastAsia"/>
        </w:rPr>
        <w:t xml:space="preserve"> of</w:t>
      </w:r>
      <w:r>
        <w:rPr>
          <w:rFonts w:hint="eastAsia"/>
          <w:lang w:val="en-US" w:eastAsia="zh-CN"/>
        </w:rPr>
        <w:t xml:space="preserve"> </w:t>
      </w:r>
      <w:r>
        <w:rPr>
          <w:rFonts w:hint="eastAsia"/>
        </w:rPr>
        <w:t>drug</w:t>
      </w:r>
      <w:r>
        <w:rPr>
          <w:rFonts w:hint="eastAsia"/>
          <w:lang w:val="en-US" w:eastAsia="zh-CN"/>
        </w:rPr>
        <w:t>s</w:t>
      </w:r>
      <w:r>
        <w:rPr>
          <w:rFonts w:hint="eastAsia"/>
        </w:rPr>
        <w:t xml:space="preserve"> and target</w:t>
      </w:r>
      <w:r>
        <w:rPr>
          <w:rFonts w:hint="eastAsia"/>
          <w:lang w:val="en-US" w:eastAsia="zh-CN"/>
        </w:rPr>
        <w:t xml:space="preserve">s. Therefore, </w:t>
      </w:r>
      <w:r>
        <w:rPr>
          <w:rFonts w:hint="eastAsia"/>
        </w:rPr>
        <w:t>the substructure</w:t>
      </w:r>
      <w:r>
        <w:rPr>
          <w:rFonts w:hint="eastAsia"/>
          <w:lang w:val="en-US" w:eastAsia="zh-CN"/>
        </w:rPr>
        <w:t>s</w:t>
      </w:r>
      <w:r>
        <w:rPr>
          <w:rFonts w:hint="eastAsia"/>
        </w:rPr>
        <w:t xml:space="preserve"> of drug-target </w:t>
      </w:r>
      <w:r>
        <w:rPr>
          <w:rFonts w:hint="eastAsia"/>
          <w:lang w:val="en-US" w:eastAsia="zh-CN"/>
        </w:rPr>
        <w:t>complexes</w:t>
      </w:r>
      <w:r>
        <w:rPr>
          <w:rFonts w:hint="eastAsia"/>
        </w:rPr>
        <w:t xml:space="preserve"> </w:t>
      </w:r>
      <w:r>
        <w:rPr>
          <w:rFonts w:hint="eastAsia"/>
          <w:lang w:val="en-US" w:eastAsia="zh-CN"/>
        </w:rPr>
        <w:t>are</w:t>
      </w:r>
      <w:r>
        <w:rPr>
          <w:rFonts w:hint="eastAsia"/>
        </w:rPr>
        <w:t xml:space="preserve"> not given enough attention. These substructures play a key role in drug-target </w:t>
      </w:r>
      <w:r>
        <w:rPr>
          <w:rFonts w:hint="eastAsia"/>
          <w:lang w:val="en-US" w:eastAsia="zh-CN"/>
        </w:rPr>
        <w:t xml:space="preserve">complex, </w:t>
      </w:r>
      <w:r>
        <w:rPr>
          <w:rFonts w:hint="eastAsia"/>
        </w:rPr>
        <w:t>affect</w:t>
      </w:r>
      <w:r>
        <w:rPr>
          <w:rFonts w:hint="eastAsia"/>
          <w:lang w:val="en-US" w:eastAsia="zh-CN"/>
        </w:rPr>
        <w:t>ing</w:t>
      </w:r>
      <w:r>
        <w:rPr>
          <w:rFonts w:hint="eastAsia"/>
        </w:rPr>
        <w:t xml:space="preserve"> the binding affinity between drugs </w:t>
      </w:r>
      <w:r>
        <w:rPr>
          <w:rFonts w:hint="eastAsia"/>
          <w:lang w:val="en-US" w:eastAsia="zh-CN"/>
        </w:rPr>
        <w:t xml:space="preserve">and </w:t>
      </w:r>
      <w:r>
        <w:rPr>
          <w:rFonts w:hint="eastAsia"/>
        </w:rPr>
        <w:t xml:space="preserve">targets. For example, in drug-target </w:t>
      </w:r>
      <w:r>
        <w:rPr>
          <w:rFonts w:hint="eastAsia"/>
          <w:lang w:val="en-US" w:eastAsia="zh-CN"/>
        </w:rPr>
        <w:t>complexes</w:t>
      </w:r>
      <w:r>
        <w:rPr>
          <w:rFonts w:hint="eastAsia"/>
        </w:rPr>
        <w:t>, it is not the entire structure of</w:t>
      </w:r>
      <w:r>
        <w:rPr>
          <w:rFonts w:hint="eastAsia"/>
          <w:lang w:val="en-US" w:eastAsia="zh-CN"/>
        </w:rPr>
        <w:t xml:space="preserve"> </w:t>
      </w:r>
      <w:r>
        <w:rPr>
          <w:rFonts w:hint="eastAsia"/>
        </w:rPr>
        <w:t>drug</w:t>
      </w:r>
      <w:r>
        <w:rPr>
          <w:rFonts w:hint="eastAsia"/>
          <w:lang w:val="en-US" w:eastAsia="zh-CN"/>
        </w:rPr>
        <w:t>s</w:t>
      </w:r>
      <w:r>
        <w:rPr>
          <w:rFonts w:hint="eastAsia"/>
        </w:rPr>
        <w:t xml:space="preserve"> and target</w:t>
      </w:r>
      <w:r>
        <w:rPr>
          <w:rFonts w:hint="eastAsia"/>
          <w:lang w:val="en-US" w:eastAsia="zh-CN"/>
        </w:rPr>
        <w:t>s</w:t>
      </w:r>
      <w:r>
        <w:rPr>
          <w:rFonts w:hint="eastAsia"/>
        </w:rPr>
        <w:t xml:space="preserve"> that interact</w:t>
      </w:r>
      <w:r>
        <w:rPr>
          <w:rFonts w:hint="eastAsia"/>
          <w:lang w:val="en-US" w:eastAsia="zh-CN"/>
        </w:rPr>
        <w:t>s</w:t>
      </w:r>
      <w:r>
        <w:rPr>
          <w:rFonts w:hint="eastAsia"/>
        </w:rPr>
        <w:t xml:space="preserve"> with each other, </w:t>
      </w:r>
      <w:r>
        <w:rPr>
          <w:rFonts w:hint="eastAsia"/>
          <w:lang w:val="en-US" w:eastAsia="zh-CN"/>
        </w:rPr>
        <w:t>but</w:t>
      </w:r>
      <w:r>
        <w:rPr>
          <w:rFonts w:hint="eastAsia"/>
        </w:rPr>
        <w:t xml:space="preserve"> specific domains or motifs bind to particular groups of the ligand</w:t>
      </w:r>
      <w:r>
        <w:rPr>
          <w:rFonts w:hint="eastAsia"/>
          <w:lang w:val="en-US" w:eastAsia="zh-CN"/>
        </w:rPr>
        <w:t xml:space="preserve">, while </w:t>
      </w:r>
      <w:r>
        <w:rPr>
          <w:rFonts w:hint="eastAsia"/>
        </w:rPr>
        <w:t>traditional prediction models often focus on overall features, ignoring these key substructure</w:t>
      </w:r>
      <w:r>
        <w:rPr>
          <w:rFonts w:hint="eastAsia"/>
          <w:lang w:val="en-US" w:eastAsia="zh-CN"/>
        </w:rPr>
        <w:t>s</w:t>
      </w:r>
      <w:r>
        <w:rPr>
          <w:rFonts w:hint="eastAsia"/>
        </w:rPr>
        <w:t xml:space="preserve">, leading to insufficient prediction accuracy and </w:t>
      </w:r>
      <w:r>
        <w:rPr>
          <w:rFonts w:hint="eastAsia"/>
          <w:lang w:val="en-US" w:eastAsia="zh-CN"/>
        </w:rPr>
        <w:t xml:space="preserve">poor </w:t>
      </w:r>
      <w:r>
        <w:rPr>
          <w:rFonts w:hint="eastAsia"/>
        </w:rPr>
        <w:t xml:space="preserve">model explainability. </w:t>
      </w:r>
      <w:r>
        <w:rPr>
          <w:rFonts w:hint="eastAsia"/>
          <w:lang w:val="en-US" w:eastAsia="zh-CN"/>
        </w:rPr>
        <w:t xml:space="preserve">So in order to predict affinity more accurately, </w:t>
      </w:r>
      <w:r>
        <w:rPr>
          <w:rFonts w:hint="eastAsia"/>
        </w:rPr>
        <w:t>it is necessary to consider and fully utilize the substructure information.</w:t>
      </w:r>
    </w:p>
    <w:p w14:paraId="2F2BBA86">
      <w:pPr>
        <w:spacing w:line="400" w:lineRule="atLeast"/>
        <w:ind w:firstLine="420"/>
        <w:rPr>
          <w:rFonts w:hint="eastAsia"/>
        </w:rPr>
      </w:pPr>
      <w:r>
        <w:rPr>
          <w:rFonts w:hint="eastAsia"/>
          <w:lang w:val="en-US" w:eastAsia="zh-CN"/>
        </w:rPr>
        <w:t>Given that point, we propose the SAB model. It not only considers the features of substructures but also integrates machine learning methods such as graph convolutional structure and bilinear attention mechanism. T</w:t>
      </w:r>
      <w:r>
        <w:rPr>
          <w:rFonts w:hint="eastAsia"/>
        </w:rPr>
        <w:t xml:space="preserve">he overall architecture of the </w:t>
      </w:r>
      <w:r>
        <w:rPr>
          <w:rFonts w:hint="eastAsia"/>
          <w:lang w:eastAsia="zh-CN"/>
        </w:rPr>
        <w:t>SAB</w:t>
      </w:r>
      <w:r>
        <w:rPr>
          <w:rFonts w:hint="eastAsia"/>
        </w:rPr>
        <w:t xml:space="preserve"> model </w:t>
      </w:r>
      <w:r>
        <w:rPr>
          <w:rFonts w:hint="eastAsia"/>
          <w:lang w:val="en-US" w:eastAsia="zh-CN"/>
        </w:rPr>
        <w:t xml:space="preserve">is </w:t>
      </w:r>
      <w:r>
        <w:rPr>
          <w:rFonts w:hint="eastAsia"/>
        </w:rPr>
        <w:t>shown in Figure 1. This model consists of three parts: a drug feature extractor, a multi-scale amino acid encoder, and a feature interaction module based on bilinear attention mechanism.</w:t>
      </w:r>
    </w:p>
    <w:p w14:paraId="0B588600">
      <w:pPr>
        <w:spacing w:line="400" w:lineRule="atLeast"/>
        <w:rPr>
          <w:rFonts w:hint="eastAsia" w:eastAsia="宋体"/>
          <w:lang w:eastAsia="zh-CN"/>
        </w:rPr>
      </w:pPr>
      <w:r>
        <w:rPr>
          <w:rFonts w:hint="eastAsia" w:eastAsia="宋体"/>
          <w:lang w:eastAsia="zh-CN"/>
        </w:rPr>
        <w:drawing>
          <wp:inline distT="0" distB="0" distL="114300" distR="114300">
            <wp:extent cx="5268595" cy="2402205"/>
            <wp:effectExtent l="0" t="0" r="1905" b="10795"/>
            <wp:docPr id="4" name="图片 4" descr="屏幕截图 2024-11-26 19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1-26 194143"/>
                    <pic:cNvPicPr>
                      <a:picLocks noChangeAspect="1"/>
                    </pic:cNvPicPr>
                  </pic:nvPicPr>
                  <pic:blipFill>
                    <a:blip r:embed="rId6"/>
                    <a:stretch>
                      <a:fillRect/>
                    </a:stretch>
                  </pic:blipFill>
                  <pic:spPr>
                    <a:xfrm>
                      <a:off x="0" y="0"/>
                      <a:ext cx="5268595" cy="2402205"/>
                    </a:xfrm>
                    <a:prstGeom prst="rect">
                      <a:avLst/>
                    </a:prstGeom>
                  </pic:spPr>
                </pic:pic>
              </a:graphicData>
            </a:graphic>
          </wp:inline>
        </w:drawing>
      </w:r>
    </w:p>
    <w:p w14:paraId="59EA9C52">
      <w:pPr>
        <w:spacing w:line="400" w:lineRule="atLeast"/>
        <w:jc w:val="left"/>
        <w:rPr>
          <w:rFonts w:hint="eastAsia"/>
        </w:rPr>
      </w:pPr>
      <w:r>
        <w:rPr>
          <w:rFonts w:hint="eastAsia"/>
          <w:b/>
          <w:bCs/>
        </w:rPr>
        <w:t xml:space="preserve">Figure </w:t>
      </w:r>
      <w:r>
        <w:rPr>
          <w:rFonts w:hint="eastAsia" w:eastAsia="黑体" w:cs="Times New Roman"/>
          <w:b/>
          <w:bCs/>
          <w:sz w:val="21"/>
          <w:szCs w:val="21"/>
        </w:rPr>
        <w:t>1</w:t>
      </w:r>
      <w:r>
        <w:rPr>
          <w:rFonts w:hint="eastAsia" w:eastAsia="黑体" w:cs="Times New Roman"/>
          <w:b/>
          <w:bCs/>
          <w:sz w:val="21"/>
          <w:szCs w:val="21"/>
          <w:lang w:val="en-US" w:eastAsia="zh-CN"/>
        </w:rPr>
        <w:t>.</w:t>
      </w:r>
      <w:r>
        <w:rPr>
          <w:rFonts w:eastAsia="黑体" w:cs="Times New Roman"/>
          <w:sz w:val="21"/>
          <w:szCs w:val="21"/>
        </w:rPr>
        <w:t xml:space="preserve"> </w:t>
      </w:r>
      <w:r>
        <w:rPr>
          <w:rFonts w:hint="eastAsia" w:eastAsia="黑体" w:cs="Times New Roman"/>
          <w:sz w:val="21"/>
          <w:szCs w:val="21"/>
          <w:lang w:val="en-US" w:eastAsia="zh-CN"/>
        </w:rPr>
        <w:t>The proposed</w:t>
      </w:r>
      <w:r>
        <w:rPr>
          <w:rFonts w:hint="eastAsia" w:eastAsia="黑体" w:cs="Times New Roman"/>
          <w:sz w:val="21"/>
          <w:szCs w:val="21"/>
        </w:rPr>
        <w:t xml:space="preserve"> structure</w:t>
      </w:r>
    </w:p>
    <w:p w14:paraId="0880FBBF">
      <w:pPr>
        <w:spacing w:line="400" w:lineRule="atLeast"/>
        <w:ind w:firstLine="420"/>
      </w:pPr>
      <w:r>
        <w:rPr>
          <w:rFonts w:hint="eastAsia"/>
        </w:rPr>
        <w:t>The drug feature extractor</w:t>
      </w:r>
      <w:r>
        <w:rPr>
          <w:rFonts w:hint="eastAsia"/>
          <w:lang w:val="en-US" w:eastAsia="zh-CN"/>
        </w:rPr>
        <w:t xml:space="preserve"> </w:t>
      </w:r>
      <w:r>
        <w:rPr>
          <w:rFonts w:hint="eastAsia"/>
        </w:rPr>
        <w:t>consist</w:t>
      </w:r>
      <w:r>
        <w:rPr>
          <w:rFonts w:hint="eastAsia"/>
          <w:lang w:val="en-US" w:eastAsia="zh-CN"/>
        </w:rPr>
        <w:t>s</w:t>
      </w:r>
      <w:r>
        <w:rPr>
          <w:rFonts w:hint="eastAsia"/>
        </w:rPr>
        <w:t xml:space="preserve"> of three multi-scale blocks and three transition layers</w:t>
      </w:r>
      <w:r>
        <w:rPr>
          <w:rFonts w:hint="eastAsia"/>
          <w:lang w:val="en-US" w:eastAsia="zh-CN"/>
        </w:rPr>
        <w:t xml:space="preserve">. </w:t>
      </w:r>
      <w:r>
        <w:rPr>
          <w:rFonts w:hint="eastAsia"/>
        </w:rPr>
        <w:t xml:space="preserve">Multi-scale blocks can process features of different scales simultaneously in </w:t>
      </w:r>
      <w:r>
        <w:rPr>
          <w:rFonts w:hint="eastAsia"/>
          <w:lang w:val="en-US" w:eastAsia="zh-CN"/>
        </w:rPr>
        <w:t>the</w:t>
      </w:r>
      <w:r>
        <w:rPr>
          <w:rFonts w:hint="eastAsia"/>
        </w:rPr>
        <w:t xml:space="preserve"> network, </w:t>
      </w:r>
      <w:r>
        <w:rPr>
          <w:rFonts w:hint="eastAsia"/>
          <w:lang w:val="en-US" w:eastAsia="zh-CN"/>
        </w:rPr>
        <w:t>while t</w:t>
      </w:r>
      <w:r>
        <w:rPr>
          <w:rFonts w:hint="eastAsia"/>
        </w:rPr>
        <w:t>ransition layers are used to smoothly trans</w:t>
      </w:r>
      <w:r>
        <w:rPr>
          <w:rFonts w:hint="eastAsia"/>
          <w:lang w:val="en-US" w:eastAsia="zh-CN"/>
        </w:rPr>
        <w:t>form</w:t>
      </w:r>
      <w:r>
        <w:rPr>
          <w:rFonts w:hint="eastAsia"/>
        </w:rPr>
        <w:t xml:space="preserve"> features between different stages of network, reducing the number of parameters and computational complexity.</w:t>
      </w:r>
      <w:r>
        <w:rPr>
          <w:rFonts w:hint="eastAsia"/>
          <w:lang w:val="en-US" w:eastAsia="zh-CN"/>
        </w:rPr>
        <w:t xml:space="preserve"> </w:t>
      </w:r>
      <w:r>
        <w:rPr>
          <w:rFonts w:hint="eastAsia"/>
        </w:rPr>
        <w:t>We add a transition layer between two consecutive multi-scale blocks to integrate the features from the pre</w:t>
      </w:r>
      <w:r>
        <w:rPr>
          <w:rFonts w:hint="eastAsia"/>
          <w:lang w:val="en-US" w:eastAsia="zh-CN"/>
        </w:rPr>
        <w:t>ceding</w:t>
      </w:r>
      <w:r>
        <w:rPr>
          <w:rFonts w:hint="eastAsia"/>
        </w:rPr>
        <w:t xml:space="preserve"> multi-scale block. Each multi-scale block contains N convolutional layers</w:t>
      </w:r>
      <w:r>
        <w:rPr>
          <w:rFonts w:hint="eastAsia"/>
          <w:vertAlign w:val="superscript"/>
          <w:lang w:eastAsia="zh-CN"/>
        </w:rPr>
        <w:fldChar w:fldCharType="begin"/>
      </w:r>
      <w:r>
        <w:rPr>
          <w:rFonts w:hint="eastAsia"/>
          <w:vertAlign w:val="superscript"/>
          <w:lang w:eastAsia="zh-CN"/>
        </w:rPr>
        <w:instrText xml:space="preserve"> REF _Ref27765 \r \h </w:instrText>
      </w:r>
      <w:r>
        <w:rPr>
          <w:rFonts w:hint="eastAsia"/>
          <w:vertAlign w:val="superscript"/>
          <w:lang w:eastAsia="zh-CN"/>
        </w:rPr>
        <w:fldChar w:fldCharType="separate"/>
      </w:r>
      <w:r>
        <w:rPr>
          <w:rFonts w:hint="eastAsia"/>
          <w:vertAlign w:val="superscript"/>
          <w:lang w:eastAsia="zh-CN"/>
        </w:rPr>
        <w:t>[</w:t>
      </w:r>
      <w:r>
        <w:rPr>
          <w:rFonts w:hint="eastAsia"/>
          <w:vertAlign w:val="superscript"/>
          <w:lang w:val="en-US" w:eastAsia="zh-CN"/>
        </w:rPr>
        <w:t>1</w:t>
      </w:r>
      <w:r>
        <w:rPr>
          <w:rFonts w:hint="eastAsia"/>
          <w:vertAlign w:val="superscript"/>
          <w:lang w:eastAsia="zh-CN"/>
        </w:rPr>
        <w:t>]</w:t>
      </w:r>
      <w:r>
        <w:rPr>
          <w:rFonts w:hint="eastAsia"/>
          <w:vertAlign w:val="superscript"/>
          <w:lang w:eastAsia="zh-CN"/>
        </w:rPr>
        <w:fldChar w:fldCharType="end"/>
      </w:r>
      <w:r>
        <w:rPr>
          <w:rFonts w:hint="eastAsia"/>
          <w:lang w:val="en-US" w:eastAsia="zh-CN"/>
        </w:rPr>
        <w:t xml:space="preserve">. </w:t>
      </w:r>
      <w:r>
        <w:rPr>
          <w:rFonts w:hint="eastAsia"/>
        </w:rPr>
        <w:t xml:space="preserve">There are various variants of convolutional layers, and </w:t>
      </w:r>
      <w:r>
        <w:rPr>
          <w:rFonts w:hint="eastAsia"/>
          <w:lang w:val="en-US" w:eastAsia="zh-CN"/>
        </w:rPr>
        <w:t>here</w:t>
      </w:r>
      <w:r>
        <w:rPr>
          <w:rFonts w:hint="eastAsia"/>
        </w:rPr>
        <w:t xml:space="preserve"> we use the GCN type: it updates the features of each node </w:t>
      </w:r>
      <w:r>
        <w:rPr>
          <w:rFonts w:hint="eastAsia"/>
          <w:lang w:val="en-US" w:eastAsia="zh-CN"/>
        </w:rPr>
        <w:t>by</w:t>
      </w:r>
      <w:r>
        <w:rPr>
          <w:rFonts w:hint="eastAsia"/>
        </w:rPr>
        <w:t xml:space="preserve"> a shared weight matrix and aggregates the information of neighboring nodes </w:t>
      </w:r>
      <w:r>
        <w:rPr>
          <w:rFonts w:hint="eastAsia"/>
          <w:lang w:val="en-US" w:eastAsia="zh-CN"/>
        </w:rPr>
        <w:t xml:space="preserve">through </w:t>
      </w:r>
      <w:r>
        <w:rPr>
          <w:rFonts w:hint="eastAsia"/>
        </w:rPr>
        <w:t>the adjacency matrix of features.</w:t>
      </w:r>
    </w:p>
    <w:p w14:paraId="63035DB1">
      <w:pPr>
        <w:spacing w:line="400" w:lineRule="atLeast"/>
        <w:ind w:firstLine="420"/>
      </w:pPr>
      <w:r>
        <w:rPr>
          <w:rFonts w:hint="eastAsia"/>
        </w:rPr>
        <w:t xml:space="preserve">The data </w:t>
      </w:r>
      <w:r>
        <w:rPr>
          <w:rFonts w:hint="eastAsia"/>
          <w:lang w:val="en-US" w:eastAsia="zh-CN"/>
        </w:rPr>
        <w:t>input</w:t>
      </w:r>
      <w:r>
        <w:rPr>
          <w:rFonts w:hint="eastAsia"/>
        </w:rPr>
        <w:t xml:space="preserve"> </w:t>
      </w:r>
      <w:r>
        <w:rPr>
          <w:rFonts w:hint="eastAsia"/>
          <w:lang w:val="en-US" w:eastAsia="zh-CN"/>
        </w:rPr>
        <w:t>in</w:t>
      </w:r>
      <w:r>
        <w:rPr>
          <w:rFonts w:hint="eastAsia"/>
        </w:rPr>
        <w:t>to the GCN layer comes from the Simplified Molecular Input Line Entry System</w:t>
      </w:r>
      <w:r>
        <w:rPr>
          <w:rFonts w:hint="eastAsia"/>
          <w:lang w:val="en-US" w:eastAsia="zh-CN"/>
        </w:rPr>
        <w:t xml:space="preserve"> (S</w:t>
      </w:r>
      <w:r>
        <w:rPr>
          <w:rFonts w:hint="eastAsia"/>
        </w:rPr>
        <w:t>MILES</w:t>
      </w:r>
      <w:r>
        <w:rPr>
          <w:rFonts w:hint="eastAsia"/>
          <w:lang w:val="en-US" w:eastAsia="zh-CN"/>
        </w:rPr>
        <w:t>)</w:t>
      </w:r>
      <w:r>
        <w:rPr>
          <w:rFonts w:hint="eastAsia"/>
        </w:rPr>
        <w:t xml:space="preserve"> strings of the drugs. We use the RDKit software</w:t>
      </w:r>
      <w:r>
        <w:rPr>
          <w:rFonts w:hint="eastAsia"/>
          <w:sz w:val="24"/>
          <w:vertAlign w:val="superscript"/>
        </w:rPr>
        <w:fldChar w:fldCharType="begin"/>
      </w:r>
      <w:r>
        <w:rPr>
          <w:rFonts w:hint="eastAsia"/>
          <w:sz w:val="24"/>
          <w:vertAlign w:val="superscript"/>
        </w:rPr>
        <w:instrText xml:space="preserve"> REF _Ref27886 \r \h </w:instrText>
      </w:r>
      <w:r>
        <w:rPr>
          <w:rFonts w:hint="eastAsia"/>
          <w:sz w:val="24"/>
          <w:vertAlign w:val="superscript"/>
        </w:rPr>
        <w:fldChar w:fldCharType="separate"/>
      </w:r>
      <w:r>
        <w:rPr>
          <w:rFonts w:hint="eastAsia"/>
          <w:sz w:val="24"/>
          <w:vertAlign w:val="superscript"/>
        </w:rPr>
        <w:t>[2]</w:t>
      </w:r>
      <w:r>
        <w:rPr>
          <w:rFonts w:hint="eastAsia"/>
          <w:sz w:val="24"/>
          <w:vertAlign w:val="superscript"/>
        </w:rPr>
        <w:fldChar w:fldCharType="end"/>
      </w:r>
      <w:r>
        <w:rPr>
          <w:rFonts w:hint="eastAsia"/>
        </w:rPr>
        <w:t xml:space="preserve">to </w:t>
      </w:r>
      <w:r>
        <w:rPr>
          <w:rFonts w:hint="eastAsia"/>
          <w:lang w:val="en-US" w:eastAsia="zh-CN"/>
        </w:rPr>
        <w:t>c</w:t>
      </w:r>
      <w:r>
        <w:rPr>
          <w:rFonts w:hint="eastAsia"/>
        </w:rPr>
        <w:t>onvert it into molecular graph, and then input it into the drug feature extractor to extract the drug features.</w:t>
      </w:r>
    </w:p>
    <w:p w14:paraId="137C398B">
      <w:pPr>
        <w:spacing w:line="400" w:lineRule="atLeast"/>
        <w:ind w:firstLine="420"/>
        <w:jc w:val="left"/>
      </w:pPr>
      <w:r>
        <w:rPr>
          <w:rFonts w:hint="eastAsia"/>
        </w:rPr>
        <w:t>The multi-scale amino acid encoder</w:t>
      </w:r>
      <w:r>
        <w:rPr>
          <w:rFonts w:hint="eastAsia"/>
          <w:lang w:val="en-US" w:eastAsia="zh-CN"/>
        </w:rPr>
        <w:t xml:space="preserve"> </w:t>
      </w:r>
      <w:r>
        <w:rPr>
          <w:rFonts w:hint="eastAsia"/>
        </w:rPr>
        <w:t>consist</w:t>
      </w:r>
      <w:r>
        <w:rPr>
          <w:rFonts w:hint="eastAsia"/>
          <w:lang w:val="en-US" w:eastAsia="zh-CN"/>
        </w:rPr>
        <w:t>s</w:t>
      </w:r>
      <w:r>
        <w:rPr>
          <w:rFonts w:hint="eastAsia"/>
        </w:rPr>
        <w:t xml:space="preserve"> of a basic feature extraction module and a </w:t>
      </w:r>
      <w:r>
        <w:rPr>
          <w:rFonts w:hint="eastAsia"/>
          <w:lang w:val="en-US" w:eastAsia="zh-CN"/>
        </w:rPr>
        <w:t xml:space="preserve">target </w:t>
      </w:r>
      <w:r>
        <w:rPr>
          <w:rFonts w:hint="eastAsia"/>
        </w:rPr>
        <w:t xml:space="preserve">feature fusion module. The basic feature extraction module includes a </w:t>
      </w:r>
      <w:r>
        <w:rPr>
          <w:rFonts w:hint="eastAsia"/>
          <w:lang w:val="en-US" w:eastAsia="zh-CN"/>
        </w:rPr>
        <w:t xml:space="preserve">global </w:t>
      </w:r>
      <w:r>
        <w:rPr>
          <w:rFonts w:hint="eastAsia"/>
        </w:rPr>
        <w:t>feature extractor and a local feature extractor</w:t>
      </w:r>
      <w:r>
        <w:rPr>
          <w:rFonts w:hint="eastAsia"/>
          <w:lang w:val="en-US" w:eastAsia="zh-CN"/>
        </w:rPr>
        <w:t xml:space="preserve">. They are both </w:t>
      </w:r>
      <w:r>
        <w:rPr>
          <w:rFonts w:hint="eastAsia"/>
        </w:rPr>
        <w:t xml:space="preserve">composed of CNNs, which convert the target amino acid sequence into two embedding vectors </w:t>
      </w:r>
      <w:r>
        <w:rPr>
          <w:rFonts w:hint="eastAsia"/>
          <w:lang w:val="en-US" w:eastAsia="zh-CN"/>
        </w:rPr>
        <w:t xml:space="preserve">by </w:t>
      </w:r>
      <w:r>
        <w:rPr>
          <w:rFonts w:hint="eastAsia"/>
        </w:rPr>
        <w:t>amino acid embedding (AAE)</w:t>
      </w:r>
      <w:r>
        <w:rPr>
          <w:rFonts w:hint="eastAsia"/>
          <w:lang w:val="en-US" w:eastAsia="zh-CN"/>
        </w:rPr>
        <w:t xml:space="preserve"> coding</w:t>
      </w:r>
      <w:r>
        <w:rPr>
          <w:rFonts w:hint="eastAsia"/>
        </w:rPr>
        <w:t xml:space="preserve"> and </w:t>
      </w:r>
      <w:r>
        <w:rPr>
          <w:rFonts w:hint="eastAsia"/>
          <w:lang w:val="en-US" w:eastAsia="zh-CN"/>
        </w:rPr>
        <w:t xml:space="preserve">word </w:t>
      </w:r>
      <w:r>
        <w:rPr>
          <w:rFonts w:hint="eastAsia"/>
        </w:rPr>
        <w:t>embedding (WE)</w:t>
      </w:r>
      <w:r>
        <w:rPr>
          <w:rFonts w:hint="eastAsia"/>
          <w:lang w:val="en-US" w:eastAsia="zh-CN"/>
        </w:rPr>
        <w:t xml:space="preserve"> coding</w:t>
      </w:r>
      <w:r>
        <w:rPr>
          <w:rFonts w:hint="eastAsia"/>
          <w:vertAlign w:val="superscript"/>
          <w:lang w:val="en-US" w:eastAsia="zh-CN"/>
        </w:rPr>
        <w:fldChar w:fldCharType="begin"/>
      </w:r>
      <w:r>
        <w:rPr>
          <w:rFonts w:hint="eastAsia"/>
          <w:vertAlign w:val="superscript"/>
          <w:lang w:val="en-US" w:eastAsia="zh-CN"/>
        </w:rPr>
        <w:instrText xml:space="preserve"> REF _Ref28235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rPr>
        <w:t xml:space="preserve">, and </w:t>
      </w:r>
      <w:r>
        <w:rPr>
          <w:rFonts w:hint="eastAsia"/>
          <w:lang w:val="en-US" w:eastAsia="zh-CN"/>
        </w:rPr>
        <w:t xml:space="preserve">then </w:t>
      </w:r>
      <w:r>
        <w:rPr>
          <w:rFonts w:hint="eastAsia"/>
        </w:rPr>
        <w:t>extract target features. The feature fusion module</w:t>
      </w:r>
      <w:r>
        <w:rPr>
          <w:rFonts w:hint="eastAsia"/>
          <w:lang w:val="en-US" w:eastAsia="zh-CN"/>
        </w:rPr>
        <w:t>,</w:t>
      </w:r>
      <w:r>
        <w:rPr>
          <w:rFonts w:hint="eastAsia"/>
        </w:rPr>
        <w:t xml:space="preserve"> includes a fully connected</w:t>
      </w:r>
      <w:r>
        <w:rPr>
          <w:rFonts w:hint="eastAsia"/>
          <w:lang w:val="en-US" w:eastAsia="zh-CN"/>
        </w:rPr>
        <w:t xml:space="preserve"> layer</w:t>
      </w:r>
      <w:r>
        <w:rPr>
          <w:rFonts w:hint="eastAsia"/>
        </w:rPr>
        <w:t xml:space="preserve"> and a Rectified Linear Unit</w:t>
      </w:r>
      <w:r>
        <w:rPr>
          <w:rFonts w:hint="eastAsia"/>
          <w:lang w:val="en-US" w:eastAsia="zh-CN"/>
        </w:rPr>
        <w:t xml:space="preserve"> (</w:t>
      </w:r>
      <w:r>
        <w:rPr>
          <w:rFonts w:hint="eastAsia"/>
        </w:rPr>
        <w:t>ReLU</w:t>
      </w:r>
      <w:r>
        <w:rPr>
          <w:rFonts w:hint="eastAsia"/>
          <w:lang w:val="en-US" w:eastAsia="zh-CN"/>
        </w:rPr>
        <w:t>)</w:t>
      </w:r>
      <w:r>
        <w:rPr>
          <w:rFonts w:hint="eastAsia"/>
        </w:rPr>
        <w:t xml:space="preserve"> layer, where the fully connected layer is used for feature integration, and the ReLU layer serves as an activation function</w:t>
      </w:r>
      <w:r>
        <w:rPr>
          <w:rFonts w:hint="eastAsia"/>
          <w:lang w:val="en-US" w:eastAsia="zh-CN"/>
        </w:rPr>
        <w:t xml:space="preserve">, </w:t>
      </w:r>
      <w:r>
        <w:rPr>
          <w:rFonts w:hint="eastAsia"/>
        </w:rPr>
        <w:t>provid</w:t>
      </w:r>
      <w:r>
        <w:rPr>
          <w:rFonts w:hint="eastAsia"/>
          <w:lang w:val="en-US" w:eastAsia="zh-CN"/>
        </w:rPr>
        <w:t>ing</w:t>
      </w:r>
      <w:r>
        <w:rPr>
          <w:rFonts w:hint="eastAsia"/>
        </w:rPr>
        <w:t xml:space="preserve"> the network</w:t>
      </w:r>
      <w:r>
        <w:rPr>
          <w:rFonts w:hint="eastAsia"/>
          <w:lang w:val="en-US" w:eastAsia="zh-CN"/>
        </w:rPr>
        <w:t xml:space="preserve"> with nonlinear capability</w:t>
      </w:r>
      <w:r>
        <w:rPr>
          <w:rFonts w:hint="eastAsia"/>
        </w:rPr>
        <w:t xml:space="preserve">. </w:t>
      </w:r>
      <w:r>
        <w:rPr>
          <w:rFonts w:hint="eastAsia"/>
          <w:lang w:val="en-US" w:eastAsia="zh-CN"/>
        </w:rPr>
        <w:t xml:space="preserve">Through the feature fusion module integrating these two features from global </w:t>
      </w:r>
      <w:r>
        <w:rPr>
          <w:rFonts w:hint="eastAsia"/>
        </w:rPr>
        <w:t>feature extractor and local feature extracto</w:t>
      </w:r>
      <w:r>
        <w:rPr>
          <w:rFonts w:hint="eastAsia"/>
          <w:lang w:val="en-US" w:eastAsia="zh-CN"/>
        </w:rPr>
        <w:t>r</w:t>
      </w:r>
      <w:r>
        <w:rPr>
          <w:rFonts w:hint="eastAsia"/>
        </w:rPr>
        <w:t>, the final target feature is output.</w:t>
      </w:r>
    </w:p>
    <w:p w14:paraId="04E4354C">
      <w:pPr>
        <w:spacing w:line="400" w:lineRule="atLeast"/>
        <w:ind w:firstLine="420"/>
        <w:rPr>
          <w:rFonts w:hint="default" w:cs="Times New Roman"/>
          <w:szCs w:val="24"/>
          <w:lang w:val="en-US"/>
        </w:rPr>
      </w:pPr>
      <w:r>
        <w:rPr>
          <w:rFonts w:hint="eastAsia" w:cs="Times New Roman"/>
          <w:szCs w:val="24"/>
        </w:rPr>
        <w:t xml:space="preserve">The feature </w:t>
      </w:r>
      <w:r>
        <w:rPr>
          <w:rFonts w:hint="eastAsia" w:cs="Times New Roman"/>
          <w:szCs w:val="24"/>
          <w:lang w:val="en-US" w:eastAsia="zh-CN"/>
        </w:rPr>
        <w:t>fusion</w:t>
      </w:r>
      <w:r>
        <w:rPr>
          <w:rFonts w:hint="eastAsia" w:cs="Times New Roman"/>
          <w:szCs w:val="24"/>
        </w:rPr>
        <w:t xml:space="preserve"> module based on the bilinear attention mechanism</w:t>
      </w:r>
      <w:r>
        <w:rPr>
          <w:rFonts w:hint="eastAsia" w:cs="Times New Roman"/>
          <w:szCs w:val="24"/>
          <w:lang w:val="en-US" w:eastAsia="zh-CN"/>
        </w:rPr>
        <w:t xml:space="preserve"> </w:t>
      </w:r>
      <w:r>
        <w:rPr>
          <w:rFonts w:hint="eastAsia" w:cs="Times New Roman"/>
          <w:szCs w:val="24"/>
        </w:rPr>
        <w:t>is composed of the bilinear interaction layer and the bilinear pooling layer</w:t>
      </w:r>
      <w:r>
        <w:rPr>
          <w:rFonts w:hint="eastAsia" w:cs="Times New Roman"/>
          <w:szCs w:val="24"/>
          <w:lang w:val="en-US" w:eastAsia="zh-CN"/>
        </w:rPr>
        <w:t>. It f</w:t>
      </w:r>
      <w:r>
        <w:rPr>
          <w:rFonts w:hint="eastAsia" w:cs="Times New Roman"/>
          <w:szCs w:val="24"/>
        </w:rPr>
        <w:t>irst</w:t>
      </w:r>
      <w:r>
        <w:rPr>
          <w:rFonts w:hint="eastAsia" w:cs="Times New Roman"/>
          <w:szCs w:val="24"/>
          <w:lang w:val="en-US" w:eastAsia="zh-CN"/>
        </w:rPr>
        <w:t>ly</w:t>
      </w:r>
      <w:r>
        <w:rPr>
          <w:rFonts w:hint="eastAsia" w:cs="Times New Roman"/>
          <w:szCs w:val="24"/>
        </w:rPr>
        <w:t xml:space="preserve"> capture</w:t>
      </w:r>
      <w:r>
        <w:rPr>
          <w:rFonts w:hint="eastAsia" w:cs="Times New Roman"/>
          <w:szCs w:val="24"/>
          <w:lang w:val="en-US" w:eastAsia="zh-CN"/>
        </w:rPr>
        <w:t>s</w:t>
      </w:r>
      <w:r>
        <w:rPr>
          <w:rFonts w:hint="eastAsia" w:cs="Times New Roman"/>
          <w:szCs w:val="24"/>
        </w:rPr>
        <w:t xml:space="preserve"> the attention weights of drug-target pairs and extracts the interactions between drug-target features</w:t>
      </w:r>
      <w:r>
        <w:rPr>
          <w:rFonts w:hint="eastAsia" w:cs="Times New Roman"/>
          <w:sz w:val="24"/>
          <w:szCs w:val="24"/>
          <w:vertAlign w:val="superscript"/>
        </w:rPr>
        <w:t>[</w:t>
      </w:r>
      <w:r>
        <w:rPr>
          <w:rFonts w:hint="eastAsia" w:cs="Times New Roman"/>
          <w:sz w:val="24"/>
          <w:szCs w:val="24"/>
          <w:vertAlign w:val="superscript"/>
          <w:lang w:val="en-US" w:eastAsia="zh-CN"/>
        </w:rPr>
        <w:t>4</w:t>
      </w:r>
      <w:r>
        <w:rPr>
          <w:rFonts w:hint="eastAsia" w:cs="Times New Roman"/>
          <w:sz w:val="24"/>
          <w:szCs w:val="24"/>
          <w:vertAlign w:val="superscript"/>
        </w:rPr>
        <w:t>]</w:t>
      </w:r>
      <w:r>
        <w:rPr>
          <w:rFonts w:hint="eastAsia" w:cs="Times New Roman"/>
          <w:szCs w:val="24"/>
        </w:rPr>
        <w:t xml:space="preserve"> through the bilinear function,</w:t>
      </w:r>
      <w:r>
        <w:rPr>
          <w:rFonts w:hint="eastAsia" w:cs="Times New Roman"/>
          <w:szCs w:val="24"/>
          <w:lang w:val="en-US" w:eastAsia="zh-CN"/>
        </w:rPr>
        <w:t xml:space="preserve"> </w:t>
      </w:r>
      <w:r>
        <w:rPr>
          <w:rFonts w:hint="eastAsia" w:cs="Times New Roman"/>
          <w:szCs w:val="24"/>
        </w:rPr>
        <w:t xml:space="preserve">then reduces the spatial dimensions </w:t>
      </w:r>
      <w:r>
        <w:rPr>
          <w:rFonts w:hint="eastAsia" w:cs="Times New Roman"/>
          <w:szCs w:val="24"/>
          <w:lang w:val="en-US" w:eastAsia="zh-CN"/>
        </w:rPr>
        <w:t xml:space="preserve">of </w:t>
      </w:r>
      <w:r>
        <w:rPr>
          <w:rFonts w:hint="eastAsia" w:cs="Times New Roman"/>
          <w:szCs w:val="24"/>
        </w:rPr>
        <w:t>the feature map through pooling operations</w:t>
      </w:r>
      <w:r>
        <w:rPr>
          <w:rFonts w:hint="eastAsia" w:cs="Times New Roman"/>
          <w:szCs w:val="24"/>
          <w:lang w:val="en-US" w:eastAsia="zh-CN"/>
        </w:rPr>
        <w:t xml:space="preserve">, </w:t>
      </w:r>
      <w:r>
        <w:rPr>
          <w:rFonts w:hint="eastAsia" w:cs="Times New Roman"/>
          <w:szCs w:val="24"/>
        </w:rPr>
        <w:t>retain</w:t>
      </w:r>
      <w:r>
        <w:rPr>
          <w:rFonts w:hint="eastAsia" w:cs="Times New Roman"/>
          <w:szCs w:val="24"/>
          <w:lang w:val="en-US" w:eastAsia="zh-CN"/>
        </w:rPr>
        <w:t>ing</w:t>
      </w:r>
      <w:r>
        <w:rPr>
          <w:rFonts w:hint="eastAsia" w:cs="Times New Roman"/>
          <w:szCs w:val="24"/>
        </w:rPr>
        <w:t xml:space="preserve"> important feature information simultaneously</w:t>
      </w:r>
      <w:r>
        <w:rPr>
          <w:rFonts w:hint="eastAsia" w:cs="Times New Roman"/>
          <w:szCs w:val="24"/>
          <w:lang w:val="en-US" w:eastAsia="zh-CN"/>
        </w:rPr>
        <w:t>. I</w:t>
      </w:r>
      <w:r>
        <w:rPr>
          <w:rFonts w:hint="eastAsia" w:cs="Times New Roman"/>
          <w:szCs w:val="24"/>
        </w:rPr>
        <w:t xml:space="preserve">nput </w:t>
      </w:r>
      <w:r>
        <w:rPr>
          <w:rFonts w:hint="eastAsia" w:cs="Times New Roman"/>
          <w:szCs w:val="24"/>
          <w:lang w:val="en-US" w:eastAsia="zh-CN"/>
        </w:rPr>
        <w:t>t</w:t>
      </w:r>
      <w:r>
        <w:rPr>
          <w:rFonts w:hint="eastAsia" w:cs="Times New Roman"/>
          <w:szCs w:val="24"/>
        </w:rPr>
        <w:t>he drug</w:t>
      </w:r>
      <w:r>
        <w:rPr>
          <w:rFonts w:hint="eastAsia" w:cs="Times New Roman"/>
          <w:szCs w:val="24"/>
          <w:lang w:val="en-US" w:eastAsia="zh-CN"/>
        </w:rPr>
        <w:t>/targets</w:t>
      </w:r>
      <w:r>
        <w:rPr>
          <w:rFonts w:hint="eastAsia" w:cs="Times New Roman"/>
          <w:szCs w:val="24"/>
        </w:rPr>
        <w:t xml:space="preserve"> features extracted </w:t>
      </w:r>
      <w:r>
        <w:rPr>
          <w:rFonts w:hint="eastAsia" w:cs="Times New Roman"/>
          <w:szCs w:val="24"/>
          <w:lang w:val="en-US" w:eastAsia="zh-CN"/>
        </w:rPr>
        <w:t xml:space="preserve">previously </w:t>
      </w:r>
      <w:r>
        <w:rPr>
          <w:rFonts w:hint="eastAsia" w:cs="Times New Roman"/>
          <w:szCs w:val="24"/>
        </w:rPr>
        <w:t xml:space="preserve">into this module, </w:t>
      </w:r>
      <w:r>
        <w:rPr>
          <w:rFonts w:hint="eastAsia" w:cs="Times New Roman"/>
          <w:szCs w:val="24"/>
          <w:lang w:val="en-US" w:eastAsia="zh-CN"/>
        </w:rPr>
        <w:t xml:space="preserve">obtaining </w:t>
      </w:r>
      <w:r>
        <w:rPr>
          <w:rFonts w:hint="eastAsia" w:cs="Times New Roman"/>
          <w:szCs w:val="24"/>
        </w:rPr>
        <w:t>the interaction information between th</w:t>
      </w:r>
      <w:r>
        <w:rPr>
          <w:rFonts w:hint="eastAsia" w:cs="Times New Roman"/>
          <w:szCs w:val="24"/>
          <w:lang w:val="en-US" w:eastAsia="zh-CN"/>
        </w:rPr>
        <w:t>ese</w:t>
      </w:r>
      <w:r>
        <w:rPr>
          <w:rFonts w:hint="eastAsia" w:cs="Times New Roman"/>
          <w:szCs w:val="24"/>
        </w:rPr>
        <w:t xml:space="preserve"> two</w:t>
      </w:r>
      <w:r>
        <w:rPr>
          <w:rFonts w:hint="eastAsia" w:cs="Times New Roman"/>
          <w:szCs w:val="24"/>
          <w:lang w:val="en-US" w:eastAsia="zh-CN"/>
        </w:rPr>
        <w:t>, then the drug-target affinity prediction result can be output.</w:t>
      </w:r>
    </w:p>
    <w:p w14:paraId="279732EB">
      <w:pPr>
        <w:spacing w:line="400" w:lineRule="atLeast"/>
        <w:ind w:firstLine="420"/>
        <w:rPr>
          <w:rFonts w:cs="Times New Roman"/>
          <w:szCs w:val="24"/>
        </w:rPr>
      </w:pPr>
    </w:p>
    <w:p w14:paraId="390F0216">
      <w:pPr>
        <w:spacing w:line="400" w:lineRule="atLeast"/>
        <w:ind w:firstLine="420"/>
        <w:rPr>
          <w:rFonts w:cs="Times New Roman"/>
          <w:szCs w:val="24"/>
        </w:rPr>
      </w:pPr>
    </w:p>
    <w:p w14:paraId="0FCFC7B5">
      <w:pPr>
        <w:spacing w:line="400" w:lineRule="atLeast"/>
        <w:ind w:firstLine="420"/>
      </w:pPr>
    </w:p>
    <w:p w14:paraId="312D29B2">
      <w:pPr>
        <w:spacing w:line="400" w:lineRule="atLeast"/>
        <w:ind w:firstLine="420"/>
      </w:pPr>
    </w:p>
    <w:p w14:paraId="2CA55B52">
      <w:pPr>
        <w:spacing w:line="400" w:lineRule="atLeast"/>
      </w:pPr>
    </w:p>
    <w:p w14:paraId="5EAD2178">
      <w:pPr>
        <w:spacing w:line="400" w:lineRule="atLeast"/>
      </w:pPr>
    </w:p>
    <w:p w14:paraId="32E9D9C7">
      <w:pPr>
        <w:spacing w:line="400" w:lineRule="atLeast"/>
        <w:ind w:firstLine="420"/>
      </w:pPr>
    </w:p>
    <w:p w14:paraId="50547152">
      <w:pPr>
        <w:spacing w:line="400" w:lineRule="atLeast"/>
        <w:ind w:firstLine="420"/>
      </w:pPr>
    </w:p>
    <w:p w14:paraId="528C424F">
      <w:pPr>
        <w:spacing w:line="400" w:lineRule="atLeast"/>
        <w:ind w:firstLine="420"/>
      </w:pPr>
    </w:p>
    <w:p w14:paraId="69D8C3A3">
      <w:pPr>
        <w:spacing w:line="400" w:lineRule="atLeast"/>
        <w:ind w:firstLine="420"/>
      </w:pPr>
    </w:p>
    <w:p w14:paraId="3BD6367B">
      <w:pPr>
        <w:spacing w:line="400" w:lineRule="atLeast"/>
        <w:ind w:firstLine="420"/>
      </w:pPr>
    </w:p>
    <w:p w14:paraId="23F4E699">
      <w:pPr>
        <w:spacing w:line="400" w:lineRule="atLeast"/>
        <w:ind w:firstLine="420"/>
      </w:pPr>
    </w:p>
    <w:p w14:paraId="053F543A">
      <w:pPr>
        <w:spacing w:line="400" w:lineRule="atLeast"/>
      </w:pPr>
    </w:p>
    <w:p w14:paraId="698EE3F9">
      <w:pPr>
        <w:spacing w:line="400" w:lineRule="atLeast"/>
      </w:pPr>
    </w:p>
    <w:p w14:paraId="29CCBC6C">
      <w:pPr>
        <w:spacing w:line="400" w:lineRule="atLeast"/>
        <w:ind w:firstLine="420"/>
        <w:rPr>
          <w:rFonts w:cs="Times New Roman"/>
          <w:szCs w:val="24"/>
        </w:rPr>
      </w:pPr>
    </w:p>
    <w:p w14:paraId="2E654377">
      <w:pPr>
        <w:spacing w:line="400" w:lineRule="atLeast"/>
        <w:ind w:firstLine="420"/>
        <w:rPr>
          <w:rFonts w:cs="Times New Roman"/>
          <w:szCs w:val="24"/>
        </w:rPr>
      </w:pPr>
    </w:p>
    <w:p w14:paraId="7DDA09F6">
      <w:pPr>
        <w:spacing w:line="400" w:lineRule="atLeast"/>
        <w:ind w:firstLine="420"/>
        <w:rPr>
          <w:rFonts w:cs="Times New Roman"/>
          <w:szCs w:val="24"/>
        </w:rPr>
      </w:pPr>
    </w:p>
    <w:p w14:paraId="30BD2B7D">
      <w:pPr>
        <w:spacing w:line="400" w:lineRule="atLeast"/>
        <w:ind w:firstLine="420"/>
        <w:rPr>
          <w:rFonts w:cs="Times New Roman"/>
          <w:szCs w:val="24"/>
        </w:rPr>
      </w:pPr>
    </w:p>
    <w:p w14:paraId="643A1D78">
      <w:pPr>
        <w:spacing w:line="400" w:lineRule="atLeast"/>
        <w:ind w:firstLine="420"/>
        <w:rPr>
          <w:rFonts w:cs="Times New Roman"/>
          <w:szCs w:val="24"/>
        </w:rPr>
      </w:pPr>
    </w:p>
    <w:p w14:paraId="4638DE08">
      <w:pPr>
        <w:spacing w:line="400" w:lineRule="atLeast"/>
        <w:rPr>
          <w:rFonts w:cs="Times New Roman"/>
          <w:szCs w:val="24"/>
        </w:rPr>
      </w:pPr>
    </w:p>
    <w:p w14:paraId="77484F95">
      <w:pPr>
        <w:numPr>
          <w:ilvl w:val="0"/>
          <w:numId w:val="1"/>
        </w:numPr>
        <w:spacing w:line="400" w:lineRule="atLeast"/>
        <w:ind w:left="0" w:leftChars="0" w:firstLine="0" w:firstLineChars="0"/>
        <w:jc w:val="left"/>
        <w:rPr>
          <w:rFonts w:cs="Times New Roman"/>
          <w:b/>
          <w:bCs/>
          <w:sz w:val="28"/>
          <w:szCs w:val="24"/>
        </w:rPr>
      </w:pPr>
      <w:r>
        <w:rPr>
          <w:rFonts w:hint="eastAsia" w:cs="Times New Roman"/>
          <w:b/>
          <w:bCs/>
          <w:sz w:val="28"/>
          <w:szCs w:val="24"/>
          <w:lang w:val="en-US" w:eastAsia="zh-CN"/>
        </w:rPr>
        <w:t>Methods and Materials</w:t>
      </w:r>
    </w:p>
    <w:p w14:paraId="0398EFB7">
      <w:pPr>
        <w:spacing w:line="360" w:lineRule="auto"/>
        <w:ind w:firstLine="420"/>
        <w:jc w:val="left"/>
      </w:pPr>
      <w:r>
        <w:rPr>
          <w:rFonts w:hint="eastAsia"/>
          <w:b/>
          <w:bCs/>
          <w:sz w:val="24"/>
          <w:szCs w:val="22"/>
          <w:lang w:val="en-US" w:eastAsia="zh-CN"/>
        </w:rPr>
        <w:t>Dataset preparation.</w:t>
      </w:r>
      <w:r>
        <w:rPr>
          <w:rFonts w:hint="eastAsia"/>
          <w:sz w:val="22"/>
          <w:szCs w:val="21"/>
          <w:lang w:val="en-US" w:eastAsia="zh-CN"/>
        </w:rPr>
        <w:t xml:space="preserve"> </w:t>
      </w:r>
      <w:r>
        <w:rPr>
          <w:rFonts w:hint="eastAsia"/>
        </w:rPr>
        <w:t>We evaluate model performance on Davis</w:t>
      </w:r>
      <w:r>
        <w:rPr>
          <w:rFonts w:hint="eastAsia"/>
          <w:vertAlign w:val="superscript"/>
        </w:rPr>
        <w:t>[</w:t>
      </w:r>
      <w:r>
        <w:rPr>
          <w:rFonts w:hint="eastAsia"/>
          <w:vertAlign w:val="superscript"/>
          <w:lang w:val="en-US" w:eastAsia="zh-CN"/>
        </w:rPr>
        <w:t>5</w:t>
      </w:r>
      <w:r>
        <w:rPr>
          <w:rFonts w:hint="eastAsia"/>
          <w:vertAlign w:val="superscript"/>
        </w:rPr>
        <w:t>]</w:t>
      </w:r>
      <w:r>
        <w:rPr>
          <w:rFonts w:hint="eastAsia"/>
        </w:rPr>
        <w:t>, KIBA</w:t>
      </w:r>
      <w:r>
        <w:rPr>
          <w:rFonts w:hint="eastAsia"/>
          <w:vertAlign w:val="superscript"/>
        </w:rPr>
        <w:t>[</w:t>
      </w:r>
      <w:r>
        <w:rPr>
          <w:rFonts w:hint="eastAsia"/>
          <w:vertAlign w:val="superscript"/>
          <w:lang w:val="en-US" w:eastAsia="zh-CN"/>
        </w:rPr>
        <w:t>6</w:t>
      </w:r>
      <w:r>
        <w:rPr>
          <w:rFonts w:hint="eastAsia"/>
          <w:vertAlign w:val="superscript"/>
        </w:rPr>
        <w:t>]</w:t>
      </w:r>
      <w:r>
        <w:rPr>
          <w:rFonts w:hint="eastAsia"/>
        </w:rPr>
        <w:t xml:space="preserve"> as regression tasks, and Human</w:t>
      </w:r>
      <w:r>
        <w:rPr>
          <w:rFonts w:hint="eastAsia"/>
          <w:vertAlign w:val="superscript"/>
        </w:rPr>
        <w:t>[7]</w:t>
      </w:r>
      <w:r>
        <w:rPr>
          <w:rFonts w:hint="eastAsia"/>
        </w:rPr>
        <w:t>, BingdingDB</w:t>
      </w:r>
      <w:r>
        <w:rPr>
          <w:rFonts w:hint="eastAsia"/>
          <w:vertAlign w:val="superscript"/>
        </w:rPr>
        <w:t>[</w:t>
      </w:r>
      <w:r>
        <w:rPr>
          <w:rFonts w:hint="eastAsia"/>
          <w:vertAlign w:val="superscript"/>
          <w:lang w:val="en-US" w:eastAsia="zh-CN"/>
        </w:rPr>
        <w:t>8</w:t>
      </w:r>
      <w:r>
        <w:rPr>
          <w:rFonts w:hint="eastAsia"/>
          <w:vertAlign w:val="superscript"/>
        </w:rPr>
        <w:t>]</w:t>
      </w:r>
      <w:r>
        <w:rPr>
          <w:rFonts w:hint="eastAsia"/>
        </w:rPr>
        <w:t>, BioSNAP</w:t>
      </w:r>
      <w:r>
        <w:rPr>
          <w:rFonts w:hint="eastAsia"/>
          <w:vertAlign w:val="superscript"/>
        </w:rPr>
        <w:t>[</w:t>
      </w:r>
      <w:r>
        <w:rPr>
          <w:rFonts w:hint="eastAsia"/>
          <w:vertAlign w:val="superscript"/>
          <w:lang w:val="en-US" w:eastAsia="zh-CN"/>
        </w:rPr>
        <w:t>9</w:t>
      </w:r>
      <w:r>
        <w:rPr>
          <w:rFonts w:hint="eastAsia"/>
          <w:vertAlign w:val="superscript"/>
        </w:rPr>
        <w:t>]</w:t>
      </w:r>
      <w:r>
        <w:rPr>
          <w:rFonts w:hint="eastAsia"/>
        </w:rPr>
        <w:t xml:space="preserve"> as classification tasks. The statistics of the datasets are shown in Table 1. For each dataset, we randomly split </w:t>
      </w:r>
      <w:r>
        <w:rPr>
          <w:rFonts w:hint="eastAsia"/>
          <w:lang w:val="en-US" w:eastAsia="zh-CN"/>
        </w:rPr>
        <w:t xml:space="preserve">it into </w:t>
      </w:r>
      <w:r>
        <w:rPr>
          <w:rFonts w:hint="eastAsia"/>
        </w:rPr>
        <w:t>training, testing, and validation sets at a ratio of 8:1:1.</w:t>
      </w:r>
    </w:p>
    <w:p w14:paraId="3DB1A651">
      <w:pPr>
        <w:spacing w:line="360" w:lineRule="auto"/>
        <w:jc w:val="left"/>
        <w:rPr>
          <w:rFonts w:eastAsia="黑体" w:cs="Times New Roman"/>
          <w:b/>
          <w:bCs/>
          <w:sz w:val="21"/>
          <w:szCs w:val="21"/>
        </w:rPr>
      </w:pPr>
      <w:r>
        <w:rPr>
          <w:rFonts w:hint="eastAsia" w:eastAsia="黑体" w:cs="Times New Roman"/>
          <w:b/>
          <w:bCs/>
          <w:sz w:val="21"/>
          <w:szCs w:val="21"/>
        </w:rPr>
        <w:t>Table 1</w:t>
      </w:r>
      <w:r>
        <w:rPr>
          <w:rFonts w:hint="eastAsia" w:eastAsia="黑体" w:cs="Times New Roman"/>
          <w:b/>
          <w:bCs/>
          <w:sz w:val="21"/>
          <w:szCs w:val="21"/>
          <w:lang w:val="en-US" w:eastAsia="zh-CN"/>
        </w:rPr>
        <w:t>.</w:t>
      </w:r>
      <w:r>
        <w:rPr>
          <w:rFonts w:hint="eastAsia" w:eastAsia="黑体" w:cs="Times New Roman"/>
          <w:b/>
          <w:bCs/>
          <w:sz w:val="21"/>
          <w:szCs w:val="21"/>
        </w:rPr>
        <w:t xml:space="preserve"> Statistics of classification and regression task datasets</w:t>
      </w:r>
    </w:p>
    <w:tbl>
      <w:tblPr>
        <w:tblStyle w:val="20"/>
        <w:tblW w:w="830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5"/>
        <w:gridCol w:w="1537"/>
        <w:gridCol w:w="1662"/>
        <w:gridCol w:w="1662"/>
        <w:gridCol w:w="1662"/>
      </w:tblGrid>
      <w:tr w14:paraId="6299183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85" w:type="dxa"/>
            <w:tcBorders>
              <w:top w:val="single" w:color="auto" w:sz="8" w:space="0"/>
              <w:left w:val="nil"/>
              <w:bottom w:val="single" w:color="auto" w:sz="6" w:space="0"/>
              <w:right w:val="nil"/>
              <w:insideH w:val="single" w:sz="6" w:space="0"/>
              <w:insideV w:val="nil"/>
              <w:tl2br w:val="nil"/>
              <w:tr2bl w:val="nil"/>
            </w:tcBorders>
          </w:tcPr>
          <w:p w14:paraId="4CF11857">
            <w:pPr>
              <w:spacing w:line="400" w:lineRule="atLeast"/>
              <w:rPr>
                <w:sz w:val="21"/>
                <w:szCs w:val="21"/>
              </w:rPr>
            </w:pPr>
            <w:r>
              <w:rPr>
                <w:rFonts w:hint="eastAsia"/>
                <w:sz w:val="21"/>
                <w:szCs w:val="21"/>
              </w:rPr>
              <w:t>Task type</w:t>
            </w:r>
          </w:p>
        </w:tc>
        <w:tc>
          <w:tcPr>
            <w:tcW w:w="1537" w:type="dxa"/>
            <w:tcBorders>
              <w:top w:val="single" w:color="auto" w:sz="8" w:space="0"/>
              <w:bottom w:val="single" w:color="auto" w:sz="6" w:space="0"/>
              <w:right w:val="nil"/>
              <w:insideH w:val="single" w:sz="6" w:space="0"/>
              <w:insideV w:val="nil"/>
              <w:tl2br w:val="nil"/>
              <w:tr2bl w:val="nil"/>
            </w:tcBorders>
          </w:tcPr>
          <w:p w14:paraId="4CCC13B8">
            <w:pPr>
              <w:spacing w:line="400" w:lineRule="atLeast"/>
              <w:rPr>
                <w:sz w:val="21"/>
                <w:szCs w:val="21"/>
              </w:rPr>
            </w:pPr>
            <w:r>
              <w:rPr>
                <w:rFonts w:hint="eastAsia"/>
                <w:sz w:val="21"/>
                <w:szCs w:val="21"/>
              </w:rPr>
              <w:t>dataset</w:t>
            </w:r>
          </w:p>
        </w:tc>
        <w:tc>
          <w:tcPr>
            <w:tcW w:w="1662" w:type="dxa"/>
            <w:tcBorders>
              <w:top w:val="single" w:color="auto" w:sz="8" w:space="0"/>
              <w:bottom w:val="single" w:color="auto" w:sz="6" w:space="0"/>
              <w:right w:val="nil"/>
              <w:insideH w:val="single" w:sz="6" w:space="0"/>
              <w:insideV w:val="nil"/>
              <w:tl2br w:val="nil"/>
              <w:tr2bl w:val="nil"/>
            </w:tcBorders>
          </w:tcPr>
          <w:p w14:paraId="3CF21939">
            <w:pPr>
              <w:spacing w:line="400" w:lineRule="atLeast"/>
              <w:rPr>
                <w:sz w:val="21"/>
                <w:szCs w:val="21"/>
              </w:rPr>
            </w:pPr>
            <w:r>
              <w:rPr>
                <w:rFonts w:hint="eastAsia"/>
                <w:sz w:val="21"/>
                <w:szCs w:val="21"/>
              </w:rPr>
              <w:t>drug</w:t>
            </w:r>
          </w:p>
        </w:tc>
        <w:tc>
          <w:tcPr>
            <w:tcW w:w="1662" w:type="dxa"/>
            <w:tcBorders>
              <w:top w:val="single" w:color="auto" w:sz="8" w:space="0"/>
              <w:bottom w:val="single" w:color="auto" w:sz="6" w:space="0"/>
              <w:right w:val="nil"/>
              <w:insideH w:val="single" w:sz="6" w:space="0"/>
              <w:insideV w:val="nil"/>
              <w:tl2br w:val="nil"/>
              <w:tr2bl w:val="nil"/>
            </w:tcBorders>
          </w:tcPr>
          <w:p w14:paraId="16541A90">
            <w:pPr>
              <w:spacing w:line="400" w:lineRule="atLeast"/>
              <w:rPr>
                <w:sz w:val="21"/>
                <w:szCs w:val="21"/>
              </w:rPr>
            </w:pPr>
            <w:r>
              <w:rPr>
                <w:rFonts w:hint="eastAsia"/>
                <w:sz w:val="21"/>
                <w:szCs w:val="21"/>
              </w:rPr>
              <w:t>Target protein</w:t>
            </w:r>
          </w:p>
        </w:tc>
        <w:tc>
          <w:tcPr>
            <w:tcW w:w="1662" w:type="dxa"/>
            <w:tcBorders>
              <w:top w:val="single" w:color="auto" w:sz="8" w:space="0"/>
              <w:bottom w:val="single" w:color="auto" w:sz="6" w:space="0"/>
              <w:right w:val="nil"/>
              <w:insideH w:val="single" w:sz="6" w:space="0"/>
              <w:insideV w:val="nil"/>
              <w:tl2br w:val="nil"/>
              <w:tr2bl w:val="nil"/>
            </w:tcBorders>
          </w:tcPr>
          <w:p w14:paraId="4B6F780A">
            <w:pPr>
              <w:spacing w:line="400" w:lineRule="atLeast"/>
              <w:rPr>
                <w:sz w:val="21"/>
                <w:szCs w:val="21"/>
              </w:rPr>
            </w:pPr>
            <w:r>
              <w:rPr>
                <w:rFonts w:hint="eastAsia"/>
                <w:sz w:val="21"/>
                <w:szCs w:val="21"/>
              </w:rPr>
              <w:t>interaction pair</w:t>
            </w:r>
          </w:p>
        </w:tc>
      </w:tr>
      <w:tr w14:paraId="1CC2AB4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85" w:type="dxa"/>
          </w:tcPr>
          <w:p w14:paraId="7E4EFED8">
            <w:pPr>
              <w:spacing w:line="400" w:lineRule="atLeast"/>
              <w:rPr>
                <w:sz w:val="21"/>
                <w:szCs w:val="21"/>
              </w:rPr>
            </w:pPr>
            <w:r>
              <w:rPr>
                <w:rFonts w:hint="eastAsia" w:eastAsia="黑体" w:cs="Times New Roman"/>
                <w:sz w:val="21"/>
                <w:szCs w:val="21"/>
              </w:rPr>
              <w:t>regression task</w:t>
            </w:r>
          </w:p>
        </w:tc>
        <w:tc>
          <w:tcPr>
            <w:tcW w:w="1537" w:type="dxa"/>
          </w:tcPr>
          <w:p w14:paraId="7793CA07">
            <w:pPr>
              <w:spacing w:line="400" w:lineRule="atLeast"/>
              <w:rPr>
                <w:sz w:val="21"/>
                <w:szCs w:val="21"/>
              </w:rPr>
            </w:pPr>
            <w:r>
              <w:rPr>
                <w:rFonts w:hint="eastAsia"/>
                <w:sz w:val="21"/>
                <w:szCs w:val="21"/>
              </w:rPr>
              <w:t>Davis</w:t>
            </w:r>
          </w:p>
        </w:tc>
        <w:tc>
          <w:tcPr>
            <w:tcW w:w="1662" w:type="dxa"/>
          </w:tcPr>
          <w:p w14:paraId="66B8028A">
            <w:pPr>
              <w:spacing w:line="400" w:lineRule="atLeast"/>
              <w:rPr>
                <w:sz w:val="21"/>
                <w:szCs w:val="21"/>
              </w:rPr>
            </w:pPr>
            <w:r>
              <w:rPr>
                <w:rFonts w:hint="eastAsia"/>
                <w:sz w:val="21"/>
                <w:szCs w:val="21"/>
              </w:rPr>
              <w:t>6</w:t>
            </w:r>
            <w:r>
              <w:rPr>
                <w:sz w:val="21"/>
                <w:szCs w:val="21"/>
              </w:rPr>
              <w:t>8</w:t>
            </w:r>
          </w:p>
        </w:tc>
        <w:tc>
          <w:tcPr>
            <w:tcW w:w="1662" w:type="dxa"/>
          </w:tcPr>
          <w:p w14:paraId="603AC963">
            <w:pPr>
              <w:spacing w:line="400" w:lineRule="atLeast"/>
              <w:rPr>
                <w:sz w:val="21"/>
                <w:szCs w:val="21"/>
              </w:rPr>
            </w:pPr>
            <w:r>
              <w:rPr>
                <w:rFonts w:hint="eastAsia"/>
                <w:sz w:val="21"/>
                <w:szCs w:val="21"/>
              </w:rPr>
              <w:t>4</w:t>
            </w:r>
            <w:r>
              <w:rPr>
                <w:sz w:val="21"/>
                <w:szCs w:val="21"/>
              </w:rPr>
              <w:t>42</w:t>
            </w:r>
          </w:p>
        </w:tc>
        <w:tc>
          <w:tcPr>
            <w:tcW w:w="1662" w:type="dxa"/>
          </w:tcPr>
          <w:p w14:paraId="6030E393">
            <w:pPr>
              <w:spacing w:line="400" w:lineRule="atLeast"/>
              <w:rPr>
                <w:sz w:val="21"/>
                <w:szCs w:val="21"/>
              </w:rPr>
            </w:pPr>
            <w:r>
              <w:rPr>
                <w:rFonts w:hint="eastAsia"/>
                <w:sz w:val="21"/>
                <w:szCs w:val="21"/>
              </w:rPr>
              <w:t>3</w:t>
            </w:r>
            <w:r>
              <w:rPr>
                <w:sz w:val="21"/>
                <w:szCs w:val="21"/>
              </w:rPr>
              <w:t>0,056</w:t>
            </w:r>
          </w:p>
        </w:tc>
      </w:tr>
      <w:tr w14:paraId="50A9471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85" w:type="dxa"/>
          </w:tcPr>
          <w:p w14:paraId="7E1532BC">
            <w:pPr>
              <w:spacing w:line="276" w:lineRule="auto"/>
              <w:rPr>
                <w:sz w:val="21"/>
                <w:szCs w:val="21"/>
              </w:rPr>
            </w:pPr>
          </w:p>
        </w:tc>
        <w:tc>
          <w:tcPr>
            <w:tcW w:w="1537" w:type="dxa"/>
          </w:tcPr>
          <w:p w14:paraId="1DC8B183">
            <w:pPr>
              <w:spacing w:line="400" w:lineRule="atLeast"/>
              <w:rPr>
                <w:sz w:val="21"/>
                <w:szCs w:val="21"/>
              </w:rPr>
            </w:pPr>
            <w:r>
              <w:rPr>
                <w:rFonts w:hint="eastAsia"/>
                <w:sz w:val="21"/>
                <w:szCs w:val="21"/>
              </w:rPr>
              <w:t>K</w:t>
            </w:r>
            <w:r>
              <w:rPr>
                <w:sz w:val="21"/>
                <w:szCs w:val="21"/>
              </w:rPr>
              <w:t>IBA</w:t>
            </w:r>
          </w:p>
        </w:tc>
        <w:tc>
          <w:tcPr>
            <w:tcW w:w="1662" w:type="dxa"/>
          </w:tcPr>
          <w:p w14:paraId="7F5E37AD">
            <w:pPr>
              <w:spacing w:line="400" w:lineRule="atLeast"/>
              <w:rPr>
                <w:sz w:val="21"/>
                <w:szCs w:val="21"/>
              </w:rPr>
            </w:pPr>
            <w:r>
              <w:rPr>
                <w:rFonts w:hint="eastAsia"/>
                <w:sz w:val="21"/>
                <w:szCs w:val="21"/>
              </w:rPr>
              <w:t>2</w:t>
            </w:r>
            <w:r>
              <w:rPr>
                <w:sz w:val="21"/>
                <w:szCs w:val="21"/>
              </w:rPr>
              <w:t>,111</w:t>
            </w:r>
          </w:p>
        </w:tc>
        <w:tc>
          <w:tcPr>
            <w:tcW w:w="1662" w:type="dxa"/>
          </w:tcPr>
          <w:p w14:paraId="5F101C8D">
            <w:pPr>
              <w:spacing w:line="400" w:lineRule="atLeast"/>
              <w:rPr>
                <w:sz w:val="21"/>
                <w:szCs w:val="21"/>
              </w:rPr>
            </w:pPr>
            <w:r>
              <w:rPr>
                <w:rFonts w:hint="eastAsia"/>
                <w:sz w:val="21"/>
                <w:szCs w:val="21"/>
              </w:rPr>
              <w:t>2</w:t>
            </w:r>
            <w:r>
              <w:rPr>
                <w:sz w:val="21"/>
                <w:szCs w:val="21"/>
              </w:rPr>
              <w:t>29</w:t>
            </w:r>
          </w:p>
        </w:tc>
        <w:tc>
          <w:tcPr>
            <w:tcW w:w="1662" w:type="dxa"/>
          </w:tcPr>
          <w:p w14:paraId="7B38BF15">
            <w:pPr>
              <w:spacing w:line="400" w:lineRule="atLeast"/>
              <w:rPr>
                <w:sz w:val="21"/>
                <w:szCs w:val="21"/>
              </w:rPr>
            </w:pPr>
            <w:r>
              <w:rPr>
                <w:rFonts w:hint="eastAsia"/>
                <w:sz w:val="21"/>
                <w:szCs w:val="21"/>
              </w:rPr>
              <w:t>1</w:t>
            </w:r>
            <w:r>
              <w:rPr>
                <w:sz w:val="21"/>
                <w:szCs w:val="21"/>
              </w:rPr>
              <w:t>18,254</w:t>
            </w:r>
          </w:p>
        </w:tc>
      </w:tr>
      <w:tr w14:paraId="397E817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85" w:type="dxa"/>
          </w:tcPr>
          <w:p w14:paraId="1625CED1">
            <w:pPr>
              <w:spacing w:line="400" w:lineRule="atLeast"/>
              <w:rPr>
                <w:rFonts w:eastAsia="黑体"/>
                <w:sz w:val="21"/>
                <w:szCs w:val="21"/>
              </w:rPr>
            </w:pPr>
            <w:r>
              <w:rPr>
                <w:rFonts w:hint="eastAsia" w:eastAsia="黑体" w:cs="Times New Roman"/>
                <w:sz w:val="21"/>
                <w:szCs w:val="21"/>
              </w:rPr>
              <w:t>classification task</w:t>
            </w:r>
          </w:p>
        </w:tc>
        <w:tc>
          <w:tcPr>
            <w:tcW w:w="1537" w:type="dxa"/>
          </w:tcPr>
          <w:p w14:paraId="61AC1A82">
            <w:pPr>
              <w:spacing w:line="400" w:lineRule="atLeast"/>
              <w:rPr>
                <w:sz w:val="21"/>
                <w:szCs w:val="21"/>
              </w:rPr>
            </w:pPr>
            <w:r>
              <w:rPr>
                <w:rFonts w:hint="eastAsia"/>
                <w:sz w:val="21"/>
                <w:szCs w:val="21"/>
              </w:rPr>
              <w:t>Human</w:t>
            </w:r>
          </w:p>
        </w:tc>
        <w:tc>
          <w:tcPr>
            <w:tcW w:w="1662" w:type="dxa"/>
          </w:tcPr>
          <w:p w14:paraId="37B1DB8D">
            <w:pPr>
              <w:spacing w:line="400" w:lineRule="atLeast"/>
              <w:rPr>
                <w:sz w:val="21"/>
                <w:szCs w:val="21"/>
              </w:rPr>
            </w:pPr>
            <w:r>
              <w:rPr>
                <w:sz w:val="21"/>
                <w:szCs w:val="21"/>
              </w:rPr>
              <w:t>2,726</w:t>
            </w:r>
          </w:p>
        </w:tc>
        <w:tc>
          <w:tcPr>
            <w:tcW w:w="1662" w:type="dxa"/>
          </w:tcPr>
          <w:p w14:paraId="2F70A300">
            <w:pPr>
              <w:spacing w:line="400" w:lineRule="atLeast"/>
              <w:rPr>
                <w:sz w:val="21"/>
                <w:szCs w:val="21"/>
              </w:rPr>
            </w:pPr>
            <w:r>
              <w:rPr>
                <w:sz w:val="21"/>
                <w:szCs w:val="21"/>
              </w:rPr>
              <w:t>2,001</w:t>
            </w:r>
          </w:p>
        </w:tc>
        <w:tc>
          <w:tcPr>
            <w:tcW w:w="1662" w:type="dxa"/>
          </w:tcPr>
          <w:p w14:paraId="1CDA55D4">
            <w:pPr>
              <w:spacing w:line="400" w:lineRule="atLeast"/>
              <w:rPr>
                <w:sz w:val="21"/>
                <w:szCs w:val="21"/>
              </w:rPr>
            </w:pPr>
            <w:r>
              <w:rPr>
                <w:sz w:val="21"/>
                <w:szCs w:val="21"/>
              </w:rPr>
              <w:t>6,728</w:t>
            </w:r>
          </w:p>
        </w:tc>
      </w:tr>
      <w:tr w14:paraId="7833A55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85" w:type="dxa"/>
          </w:tcPr>
          <w:p w14:paraId="6003E53E">
            <w:pPr>
              <w:spacing w:line="276" w:lineRule="auto"/>
              <w:rPr>
                <w:sz w:val="21"/>
                <w:szCs w:val="21"/>
              </w:rPr>
            </w:pPr>
          </w:p>
        </w:tc>
        <w:tc>
          <w:tcPr>
            <w:tcW w:w="1537" w:type="dxa"/>
          </w:tcPr>
          <w:p w14:paraId="0D6EEB35">
            <w:pPr>
              <w:spacing w:line="400" w:lineRule="atLeast"/>
              <w:rPr>
                <w:sz w:val="21"/>
                <w:szCs w:val="21"/>
              </w:rPr>
            </w:pPr>
            <w:r>
              <w:rPr>
                <w:rFonts w:hint="eastAsia"/>
                <w:sz w:val="21"/>
                <w:szCs w:val="21"/>
              </w:rPr>
              <w:t>BingdingDB</w:t>
            </w:r>
          </w:p>
        </w:tc>
        <w:tc>
          <w:tcPr>
            <w:tcW w:w="1662" w:type="dxa"/>
          </w:tcPr>
          <w:p w14:paraId="0F6F2938">
            <w:pPr>
              <w:spacing w:line="400" w:lineRule="atLeast"/>
              <w:rPr>
                <w:sz w:val="21"/>
                <w:szCs w:val="21"/>
              </w:rPr>
            </w:pPr>
            <w:r>
              <w:rPr>
                <w:rFonts w:hint="eastAsia"/>
                <w:sz w:val="21"/>
                <w:szCs w:val="21"/>
              </w:rPr>
              <w:t>1</w:t>
            </w:r>
            <w:r>
              <w:rPr>
                <w:sz w:val="21"/>
                <w:szCs w:val="21"/>
              </w:rPr>
              <w:t>4,643</w:t>
            </w:r>
          </w:p>
        </w:tc>
        <w:tc>
          <w:tcPr>
            <w:tcW w:w="1662" w:type="dxa"/>
          </w:tcPr>
          <w:p w14:paraId="3029041F">
            <w:pPr>
              <w:spacing w:line="400" w:lineRule="atLeast"/>
              <w:rPr>
                <w:sz w:val="21"/>
                <w:szCs w:val="21"/>
              </w:rPr>
            </w:pPr>
            <w:r>
              <w:rPr>
                <w:rFonts w:hint="eastAsia"/>
                <w:sz w:val="21"/>
                <w:szCs w:val="21"/>
              </w:rPr>
              <w:t>2</w:t>
            </w:r>
            <w:r>
              <w:rPr>
                <w:sz w:val="21"/>
                <w:szCs w:val="21"/>
              </w:rPr>
              <w:t>,623</w:t>
            </w:r>
          </w:p>
        </w:tc>
        <w:tc>
          <w:tcPr>
            <w:tcW w:w="1662" w:type="dxa"/>
          </w:tcPr>
          <w:p w14:paraId="12BD9B73">
            <w:pPr>
              <w:spacing w:line="400" w:lineRule="atLeast"/>
              <w:rPr>
                <w:sz w:val="21"/>
                <w:szCs w:val="21"/>
              </w:rPr>
            </w:pPr>
            <w:r>
              <w:rPr>
                <w:rFonts w:hint="eastAsia"/>
                <w:sz w:val="21"/>
                <w:szCs w:val="21"/>
              </w:rPr>
              <w:t>4</w:t>
            </w:r>
            <w:r>
              <w:rPr>
                <w:sz w:val="21"/>
                <w:szCs w:val="21"/>
              </w:rPr>
              <w:t>9,199</w:t>
            </w:r>
          </w:p>
        </w:tc>
      </w:tr>
      <w:tr w14:paraId="0D3800C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85" w:type="dxa"/>
            <w:tcBorders>
              <w:bottom w:val="single" w:color="auto" w:sz="8" w:space="0"/>
            </w:tcBorders>
          </w:tcPr>
          <w:p w14:paraId="240E5E9D">
            <w:pPr>
              <w:spacing w:line="276" w:lineRule="auto"/>
              <w:rPr>
                <w:sz w:val="21"/>
                <w:szCs w:val="21"/>
              </w:rPr>
            </w:pPr>
          </w:p>
        </w:tc>
        <w:tc>
          <w:tcPr>
            <w:tcW w:w="1537" w:type="dxa"/>
            <w:tcBorders>
              <w:bottom w:val="single" w:color="auto" w:sz="8" w:space="0"/>
            </w:tcBorders>
          </w:tcPr>
          <w:p w14:paraId="3FAD3494">
            <w:pPr>
              <w:spacing w:line="400" w:lineRule="atLeast"/>
              <w:rPr>
                <w:sz w:val="21"/>
                <w:szCs w:val="21"/>
              </w:rPr>
            </w:pPr>
            <w:bookmarkStart w:id="2" w:name="_Hlk159065185"/>
            <w:r>
              <w:rPr>
                <w:rFonts w:hint="eastAsia"/>
                <w:sz w:val="21"/>
                <w:szCs w:val="21"/>
              </w:rPr>
              <w:t>Bio</w:t>
            </w:r>
            <w:r>
              <w:rPr>
                <w:sz w:val="21"/>
                <w:szCs w:val="21"/>
              </w:rPr>
              <w:t>SNAP</w:t>
            </w:r>
            <w:bookmarkEnd w:id="2"/>
          </w:p>
        </w:tc>
        <w:tc>
          <w:tcPr>
            <w:tcW w:w="1662" w:type="dxa"/>
            <w:tcBorders>
              <w:bottom w:val="single" w:color="auto" w:sz="8" w:space="0"/>
            </w:tcBorders>
          </w:tcPr>
          <w:p w14:paraId="452E0BAC">
            <w:pPr>
              <w:spacing w:line="400" w:lineRule="atLeast"/>
              <w:rPr>
                <w:sz w:val="21"/>
                <w:szCs w:val="21"/>
              </w:rPr>
            </w:pPr>
            <w:r>
              <w:rPr>
                <w:rFonts w:hint="eastAsia"/>
                <w:sz w:val="21"/>
                <w:szCs w:val="21"/>
              </w:rPr>
              <w:t>4</w:t>
            </w:r>
            <w:r>
              <w:rPr>
                <w:sz w:val="21"/>
                <w:szCs w:val="21"/>
              </w:rPr>
              <w:t>,510</w:t>
            </w:r>
          </w:p>
        </w:tc>
        <w:tc>
          <w:tcPr>
            <w:tcW w:w="1662" w:type="dxa"/>
            <w:tcBorders>
              <w:bottom w:val="single" w:color="auto" w:sz="8" w:space="0"/>
            </w:tcBorders>
          </w:tcPr>
          <w:p w14:paraId="55872A98">
            <w:pPr>
              <w:spacing w:line="400" w:lineRule="atLeast"/>
              <w:rPr>
                <w:sz w:val="21"/>
                <w:szCs w:val="21"/>
              </w:rPr>
            </w:pPr>
            <w:r>
              <w:rPr>
                <w:rFonts w:hint="eastAsia"/>
                <w:sz w:val="21"/>
                <w:szCs w:val="21"/>
              </w:rPr>
              <w:t>2</w:t>
            </w:r>
            <w:r>
              <w:rPr>
                <w:sz w:val="21"/>
                <w:szCs w:val="21"/>
              </w:rPr>
              <w:t>,181</w:t>
            </w:r>
          </w:p>
        </w:tc>
        <w:tc>
          <w:tcPr>
            <w:tcW w:w="1662" w:type="dxa"/>
            <w:tcBorders>
              <w:bottom w:val="single" w:color="auto" w:sz="8" w:space="0"/>
            </w:tcBorders>
          </w:tcPr>
          <w:p w14:paraId="4D401964">
            <w:pPr>
              <w:spacing w:line="400" w:lineRule="atLeast"/>
              <w:rPr>
                <w:sz w:val="21"/>
                <w:szCs w:val="21"/>
              </w:rPr>
            </w:pPr>
            <w:r>
              <w:rPr>
                <w:rFonts w:hint="eastAsia"/>
                <w:sz w:val="21"/>
                <w:szCs w:val="21"/>
              </w:rPr>
              <w:t>2</w:t>
            </w:r>
            <w:r>
              <w:rPr>
                <w:sz w:val="21"/>
                <w:szCs w:val="21"/>
              </w:rPr>
              <w:t>7,464</w:t>
            </w:r>
          </w:p>
        </w:tc>
      </w:tr>
    </w:tbl>
    <w:p w14:paraId="03947326">
      <w:pPr>
        <w:spacing w:line="360" w:lineRule="auto"/>
        <w:ind w:firstLine="420"/>
        <w:jc w:val="left"/>
      </w:pPr>
      <w:bookmarkStart w:id="3" w:name="_Hlk163665188"/>
      <w:r>
        <w:rPr>
          <w:rFonts w:hint="eastAsia"/>
          <w:b w:val="0"/>
          <w:bCs w:val="0"/>
          <w:i/>
          <w:iCs/>
        </w:rPr>
        <w:t>The dataset used for the regression task</w:t>
      </w:r>
      <w:r>
        <w:rPr>
          <w:rFonts w:hint="eastAsia"/>
          <w:b w:val="0"/>
          <w:bCs w:val="0"/>
          <w:i/>
          <w:iCs/>
          <w:lang w:val="en-US" w:eastAsia="zh-CN"/>
        </w:rPr>
        <w:t>.</w:t>
      </w:r>
      <w:r>
        <w:rPr>
          <w:rFonts w:hint="eastAsia"/>
          <w:b/>
          <w:bCs/>
          <w:lang w:val="en-US" w:eastAsia="zh-CN"/>
        </w:rPr>
        <w:t xml:space="preserve"> </w:t>
      </w:r>
      <w:r>
        <w:rPr>
          <w:rFonts w:hint="eastAsia"/>
        </w:rPr>
        <w:t>In the regression task, the datasets used are Davis and KIBA, as shown in Table 2. These two datasets are commonly used for evaluating binding affinity predictions in Drug-Target Interaction</w:t>
      </w:r>
      <w:r>
        <w:rPr>
          <w:rFonts w:hint="eastAsia"/>
          <w:lang w:val="en-US" w:eastAsia="zh-CN"/>
        </w:rPr>
        <w:t xml:space="preserve"> (</w:t>
      </w:r>
      <w:r>
        <w:rPr>
          <w:rFonts w:hint="eastAsia"/>
        </w:rPr>
        <w:t>DTI</w:t>
      </w:r>
      <w:r>
        <w:rPr>
          <w:rFonts w:hint="eastAsia"/>
          <w:lang w:val="en-US" w:eastAsia="zh-CN"/>
        </w:rPr>
        <w:t>)</w:t>
      </w:r>
      <w:r>
        <w:rPr>
          <w:rFonts w:hint="eastAsia"/>
        </w:rPr>
        <w:t xml:space="preserve"> studies, where the drugs are mostly small molecules with </w:t>
      </w:r>
      <w:r>
        <w:rPr>
          <w:rFonts w:hint="eastAsia"/>
          <w:lang w:val="en-US" w:eastAsia="zh-CN"/>
        </w:rPr>
        <w:t>less</w:t>
      </w:r>
      <w:r>
        <w:rPr>
          <w:rFonts w:hint="eastAsia"/>
        </w:rPr>
        <w:t xml:space="preserve"> than 100 atoms,</w:t>
      </w:r>
      <w:r>
        <w:rPr>
          <w:rFonts w:hint="eastAsia"/>
          <w:lang w:val="en-US" w:eastAsia="zh-CN"/>
        </w:rPr>
        <w:t xml:space="preserve"> and</w:t>
      </w:r>
      <w:r>
        <w:rPr>
          <w:rFonts w:hint="eastAsia"/>
        </w:rPr>
        <w:t xml:space="preserve"> the target amino acid sequence</w:t>
      </w:r>
      <w:r>
        <w:rPr>
          <w:rFonts w:hint="eastAsia"/>
          <w:lang w:val="en-US" w:eastAsia="zh-CN"/>
        </w:rPr>
        <w:t>s</w:t>
      </w:r>
      <w:r>
        <w:rPr>
          <w:rFonts w:hint="eastAsia"/>
        </w:rPr>
        <w:t xml:space="preserve"> are mainly less than 1500 characters,</w:t>
      </w:r>
      <w:r>
        <w:rPr>
          <w:rFonts w:hint="eastAsia"/>
          <w:lang w:val="en-US" w:eastAsia="zh-CN"/>
        </w:rPr>
        <w:t xml:space="preserve"> which</w:t>
      </w:r>
      <w:r>
        <w:rPr>
          <w:rFonts w:hint="eastAsia"/>
        </w:rPr>
        <w:t xml:space="preserve"> follow a relatively normal distribution</w:t>
      </w:r>
      <w:r>
        <w:rPr>
          <w:rFonts w:hint="eastAsia"/>
          <w:vertAlign w:val="superscript"/>
        </w:rPr>
        <w:t>[1</w:t>
      </w:r>
      <w:r>
        <w:rPr>
          <w:rFonts w:hint="eastAsia"/>
          <w:vertAlign w:val="superscript"/>
          <w:lang w:val="en-US" w:eastAsia="zh-CN"/>
        </w:rPr>
        <w:t>0</w:t>
      </w:r>
      <w:r>
        <w:rPr>
          <w:rFonts w:hint="eastAsia"/>
          <w:vertAlign w:val="superscript"/>
        </w:rPr>
        <w:t>]</w:t>
      </w:r>
      <w:r>
        <w:rPr>
          <w:rFonts w:hint="eastAsia"/>
        </w:rPr>
        <w:t>.</w:t>
      </w:r>
    </w:p>
    <w:p w14:paraId="7EC2696B">
      <w:pPr>
        <w:spacing w:line="360" w:lineRule="auto"/>
        <w:jc w:val="left"/>
        <w:rPr>
          <w:rFonts w:hint="eastAsia" w:eastAsia="黑体" w:cs="Times New Roman"/>
          <w:b/>
          <w:bCs/>
          <w:sz w:val="21"/>
          <w:szCs w:val="21"/>
        </w:rPr>
      </w:pPr>
      <w:r>
        <w:rPr>
          <w:rFonts w:hint="eastAsia" w:eastAsia="黑体" w:cs="Times New Roman"/>
          <w:b/>
          <w:bCs/>
          <w:sz w:val="21"/>
          <w:szCs w:val="21"/>
        </w:rPr>
        <w:t>Table 2 Specific information of the Davis and KIBA datasets</w:t>
      </w:r>
    </w:p>
    <w:tbl>
      <w:tblPr>
        <w:tblStyle w:val="2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39"/>
        <w:gridCol w:w="741"/>
        <w:gridCol w:w="846"/>
      </w:tblGrid>
      <w:tr w14:paraId="39AA9F4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0" w:type="auto"/>
            <w:tcBorders>
              <w:top w:val="single" w:color="auto" w:sz="8" w:space="0"/>
              <w:bottom w:val="single" w:color="auto" w:sz="4" w:space="0"/>
              <w:insideH w:val="single" w:sz="4" w:space="0"/>
            </w:tcBorders>
            <w:noWrap/>
          </w:tcPr>
          <w:p w14:paraId="52DA512C">
            <w:pPr>
              <w:widowControl/>
              <w:spacing w:line="400" w:lineRule="atLeast"/>
              <w:jc w:val="center"/>
              <w:textAlignment w:val="center"/>
              <w:rPr>
                <w:rFonts w:cs="Times New Roman"/>
                <w:color w:val="000000"/>
                <w:sz w:val="21"/>
                <w:szCs w:val="21"/>
              </w:rPr>
            </w:pPr>
            <w:r>
              <w:rPr>
                <w:rFonts w:hint="eastAsia" w:cs="Times New Roman"/>
                <w:color w:val="000000"/>
                <w:sz w:val="21"/>
                <w:szCs w:val="21"/>
              </w:rPr>
              <w:t>Information</w:t>
            </w:r>
          </w:p>
        </w:tc>
        <w:tc>
          <w:tcPr>
            <w:tcW w:w="0" w:type="auto"/>
            <w:tcBorders>
              <w:top w:val="single" w:color="auto" w:sz="8" w:space="0"/>
              <w:bottom w:val="single" w:color="auto" w:sz="4" w:space="0"/>
              <w:insideH w:val="single" w:sz="4" w:space="0"/>
            </w:tcBorders>
            <w:noWrap/>
          </w:tcPr>
          <w:p w14:paraId="50C4B3AD">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Davis</w:t>
            </w:r>
          </w:p>
        </w:tc>
        <w:tc>
          <w:tcPr>
            <w:tcW w:w="0" w:type="auto"/>
            <w:tcBorders>
              <w:top w:val="single" w:color="auto" w:sz="8" w:space="0"/>
              <w:bottom w:val="single" w:color="auto" w:sz="4" w:space="0"/>
              <w:insideH w:val="single" w:sz="4" w:space="0"/>
            </w:tcBorders>
            <w:noWrap/>
          </w:tcPr>
          <w:p w14:paraId="406C3ED2">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KIBA</w:t>
            </w:r>
          </w:p>
        </w:tc>
      </w:tr>
      <w:tr w14:paraId="6A6444F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0" w:type="auto"/>
            <w:noWrap/>
          </w:tcPr>
          <w:p w14:paraId="0DFFE731">
            <w:pPr>
              <w:widowControl/>
              <w:spacing w:line="400" w:lineRule="atLeast"/>
              <w:jc w:val="center"/>
              <w:textAlignment w:val="center"/>
              <w:rPr>
                <w:rFonts w:cs="Times New Roman"/>
                <w:color w:val="000000"/>
                <w:sz w:val="21"/>
                <w:szCs w:val="21"/>
              </w:rPr>
            </w:pPr>
            <w:r>
              <w:rPr>
                <w:rFonts w:hint="eastAsia" w:cs="Times New Roman"/>
                <w:color w:val="000000"/>
                <w:kern w:val="0"/>
                <w:sz w:val="21"/>
                <w:szCs w:val="21"/>
                <w:lang w:bidi="ar"/>
              </w:rPr>
              <w:t>Number of target proteins</w:t>
            </w:r>
          </w:p>
        </w:tc>
        <w:tc>
          <w:tcPr>
            <w:tcW w:w="0" w:type="auto"/>
            <w:noWrap/>
          </w:tcPr>
          <w:p w14:paraId="703ED47F">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442</w:t>
            </w:r>
          </w:p>
        </w:tc>
        <w:tc>
          <w:tcPr>
            <w:tcW w:w="0" w:type="auto"/>
            <w:noWrap/>
          </w:tcPr>
          <w:p w14:paraId="524F21FF">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229</w:t>
            </w:r>
          </w:p>
        </w:tc>
      </w:tr>
      <w:tr w14:paraId="39D8D07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0" w:type="auto"/>
            <w:noWrap/>
          </w:tcPr>
          <w:p w14:paraId="4B1A1DA3">
            <w:pPr>
              <w:widowControl/>
              <w:spacing w:line="400" w:lineRule="atLeast"/>
              <w:jc w:val="center"/>
              <w:textAlignment w:val="center"/>
              <w:rPr>
                <w:rFonts w:cs="Times New Roman"/>
                <w:color w:val="000000"/>
                <w:sz w:val="21"/>
                <w:szCs w:val="21"/>
              </w:rPr>
            </w:pPr>
            <w:r>
              <w:rPr>
                <w:rFonts w:hint="eastAsia" w:cs="Times New Roman"/>
                <w:color w:val="000000"/>
                <w:sz w:val="21"/>
                <w:szCs w:val="21"/>
              </w:rPr>
              <w:t>Number of drugs</w:t>
            </w:r>
          </w:p>
        </w:tc>
        <w:tc>
          <w:tcPr>
            <w:tcW w:w="0" w:type="auto"/>
            <w:noWrap/>
          </w:tcPr>
          <w:p w14:paraId="773A0F14">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68</w:t>
            </w:r>
          </w:p>
        </w:tc>
        <w:tc>
          <w:tcPr>
            <w:tcW w:w="0" w:type="auto"/>
            <w:noWrap/>
          </w:tcPr>
          <w:p w14:paraId="186097D9">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2111</w:t>
            </w:r>
          </w:p>
        </w:tc>
      </w:tr>
      <w:tr w14:paraId="26E4A2A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0" w:type="auto"/>
            <w:noWrap/>
          </w:tcPr>
          <w:p w14:paraId="6A9F8F52">
            <w:pPr>
              <w:widowControl/>
              <w:spacing w:line="400" w:lineRule="atLeast"/>
              <w:jc w:val="center"/>
              <w:textAlignment w:val="center"/>
              <w:rPr>
                <w:rFonts w:cs="Times New Roman"/>
                <w:color w:val="000000"/>
                <w:sz w:val="21"/>
                <w:szCs w:val="21"/>
              </w:rPr>
            </w:pPr>
            <w:r>
              <w:rPr>
                <w:rFonts w:hint="eastAsia" w:cs="Times New Roman"/>
                <w:color w:val="000000"/>
                <w:sz w:val="21"/>
                <w:szCs w:val="21"/>
              </w:rPr>
              <w:t>Total sample</w:t>
            </w:r>
          </w:p>
        </w:tc>
        <w:tc>
          <w:tcPr>
            <w:tcW w:w="0" w:type="auto"/>
            <w:noWrap/>
          </w:tcPr>
          <w:p w14:paraId="360CA799">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30056</w:t>
            </w:r>
          </w:p>
        </w:tc>
        <w:tc>
          <w:tcPr>
            <w:tcW w:w="0" w:type="auto"/>
            <w:noWrap/>
          </w:tcPr>
          <w:p w14:paraId="0A80F990">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118254</w:t>
            </w:r>
          </w:p>
        </w:tc>
      </w:tr>
      <w:tr w14:paraId="4F8642D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0" w:type="auto"/>
            <w:noWrap/>
          </w:tcPr>
          <w:p w14:paraId="132971CD">
            <w:pPr>
              <w:widowControl/>
              <w:spacing w:line="400" w:lineRule="atLeast"/>
              <w:jc w:val="center"/>
              <w:textAlignment w:val="center"/>
              <w:rPr>
                <w:rFonts w:cs="Times New Roman"/>
                <w:color w:val="000000"/>
                <w:sz w:val="21"/>
                <w:szCs w:val="21"/>
              </w:rPr>
            </w:pPr>
            <w:r>
              <w:rPr>
                <w:rFonts w:hint="eastAsia" w:cs="Times New Roman"/>
                <w:color w:val="000000"/>
                <w:sz w:val="21"/>
                <w:szCs w:val="21"/>
              </w:rPr>
              <w:t>Active sample</w:t>
            </w:r>
          </w:p>
        </w:tc>
        <w:tc>
          <w:tcPr>
            <w:tcW w:w="0" w:type="auto"/>
            <w:noWrap/>
          </w:tcPr>
          <w:p w14:paraId="68F39F44">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2457</w:t>
            </w:r>
          </w:p>
        </w:tc>
        <w:tc>
          <w:tcPr>
            <w:tcW w:w="0" w:type="auto"/>
            <w:noWrap/>
          </w:tcPr>
          <w:p w14:paraId="55E30FD5">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22729</w:t>
            </w:r>
          </w:p>
        </w:tc>
      </w:tr>
      <w:tr w14:paraId="0219987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0" w:type="auto"/>
            <w:noWrap/>
          </w:tcPr>
          <w:p w14:paraId="437D6421">
            <w:pPr>
              <w:widowControl/>
              <w:spacing w:line="400" w:lineRule="atLeast"/>
              <w:jc w:val="center"/>
              <w:textAlignment w:val="center"/>
              <w:rPr>
                <w:rFonts w:cs="Times New Roman"/>
                <w:color w:val="000000"/>
                <w:sz w:val="21"/>
                <w:szCs w:val="21"/>
              </w:rPr>
            </w:pPr>
            <w:r>
              <w:rPr>
                <w:rFonts w:hint="eastAsia" w:cs="Times New Roman"/>
                <w:color w:val="000000"/>
                <w:sz w:val="21"/>
                <w:szCs w:val="21"/>
              </w:rPr>
              <w:t>Inactive sample</w:t>
            </w:r>
          </w:p>
        </w:tc>
        <w:tc>
          <w:tcPr>
            <w:tcW w:w="0" w:type="auto"/>
            <w:noWrap/>
          </w:tcPr>
          <w:p w14:paraId="1E62BB9A">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27599</w:t>
            </w:r>
          </w:p>
        </w:tc>
        <w:tc>
          <w:tcPr>
            <w:tcW w:w="0" w:type="auto"/>
            <w:noWrap/>
          </w:tcPr>
          <w:p w14:paraId="6953A86C">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95525</w:t>
            </w:r>
          </w:p>
        </w:tc>
      </w:tr>
      <w:tr w14:paraId="2A523E7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noWrap/>
          </w:tcPr>
          <w:p w14:paraId="74EAC7AB">
            <w:pPr>
              <w:widowControl/>
              <w:spacing w:line="400" w:lineRule="atLeast"/>
              <w:jc w:val="center"/>
              <w:textAlignment w:val="center"/>
              <w:rPr>
                <w:rFonts w:cs="Times New Roman"/>
                <w:color w:val="000000"/>
                <w:sz w:val="21"/>
                <w:szCs w:val="21"/>
              </w:rPr>
            </w:pPr>
            <w:r>
              <w:rPr>
                <w:rFonts w:hint="eastAsia" w:cs="Times New Roman"/>
                <w:color w:val="000000"/>
                <w:kern w:val="0"/>
                <w:sz w:val="21"/>
                <w:szCs w:val="21"/>
                <w:lang w:bidi="ar"/>
              </w:rPr>
              <w:t>Number of training set samples</w:t>
            </w:r>
          </w:p>
        </w:tc>
        <w:tc>
          <w:tcPr>
            <w:tcW w:w="0" w:type="auto"/>
            <w:noWrap/>
          </w:tcPr>
          <w:p w14:paraId="19FEF46A">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24045</w:t>
            </w:r>
          </w:p>
        </w:tc>
        <w:tc>
          <w:tcPr>
            <w:tcW w:w="0" w:type="auto"/>
            <w:noWrap/>
          </w:tcPr>
          <w:p w14:paraId="5FC67B58">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94603</w:t>
            </w:r>
          </w:p>
        </w:tc>
      </w:tr>
      <w:tr w14:paraId="5922B3D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noWrap/>
          </w:tcPr>
          <w:p w14:paraId="2288163E">
            <w:pPr>
              <w:widowControl/>
              <w:spacing w:line="400" w:lineRule="atLeast"/>
              <w:jc w:val="center"/>
              <w:textAlignment w:val="center"/>
              <w:rPr>
                <w:rFonts w:cs="Times New Roman"/>
                <w:color w:val="000000"/>
                <w:sz w:val="21"/>
                <w:szCs w:val="21"/>
              </w:rPr>
            </w:pPr>
            <w:r>
              <w:rPr>
                <w:rFonts w:hint="eastAsia" w:cs="Times New Roman"/>
                <w:color w:val="000000"/>
                <w:kern w:val="0"/>
                <w:sz w:val="21"/>
                <w:szCs w:val="21"/>
                <w:lang w:bidi="ar"/>
              </w:rPr>
              <w:t>Number of test set samples</w:t>
            </w:r>
          </w:p>
        </w:tc>
        <w:tc>
          <w:tcPr>
            <w:tcW w:w="0" w:type="auto"/>
            <w:noWrap/>
          </w:tcPr>
          <w:p w14:paraId="7046494F">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3006</w:t>
            </w:r>
          </w:p>
        </w:tc>
        <w:tc>
          <w:tcPr>
            <w:tcW w:w="0" w:type="auto"/>
            <w:noWrap/>
          </w:tcPr>
          <w:p w14:paraId="71BF4016">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11831</w:t>
            </w:r>
          </w:p>
        </w:tc>
      </w:tr>
      <w:tr w14:paraId="3D9D03B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tcBorders>
              <w:bottom w:val="single" w:color="auto" w:sz="8" w:space="0"/>
            </w:tcBorders>
            <w:noWrap/>
          </w:tcPr>
          <w:p w14:paraId="54BF254D">
            <w:pPr>
              <w:widowControl/>
              <w:spacing w:line="400" w:lineRule="atLeast"/>
              <w:jc w:val="center"/>
              <w:textAlignment w:val="center"/>
              <w:rPr>
                <w:rFonts w:cs="Times New Roman"/>
                <w:color w:val="000000"/>
                <w:sz w:val="21"/>
                <w:szCs w:val="21"/>
              </w:rPr>
            </w:pPr>
            <w:r>
              <w:rPr>
                <w:rFonts w:hint="eastAsia" w:cs="Times New Roman"/>
                <w:color w:val="000000"/>
                <w:kern w:val="0"/>
                <w:sz w:val="21"/>
                <w:szCs w:val="21"/>
                <w:lang w:bidi="ar"/>
              </w:rPr>
              <w:t>Number of validation set samples</w:t>
            </w:r>
          </w:p>
        </w:tc>
        <w:tc>
          <w:tcPr>
            <w:tcW w:w="0" w:type="auto"/>
            <w:tcBorders>
              <w:bottom w:val="single" w:color="auto" w:sz="8" w:space="0"/>
            </w:tcBorders>
            <w:noWrap/>
          </w:tcPr>
          <w:p w14:paraId="6924B0B5">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3005</w:t>
            </w:r>
          </w:p>
        </w:tc>
        <w:tc>
          <w:tcPr>
            <w:tcW w:w="0" w:type="auto"/>
            <w:tcBorders>
              <w:bottom w:val="single" w:color="auto" w:sz="8" w:space="0"/>
            </w:tcBorders>
            <w:noWrap/>
          </w:tcPr>
          <w:p w14:paraId="525CCB81">
            <w:pPr>
              <w:widowControl/>
              <w:spacing w:line="400" w:lineRule="atLeast"/>
              <w:jc w:val="center"/>
              <w:textAlignment w:val="center"/>
              <w:rPr>
                <w:rFonts w:cs="Times New Roman"/>
                <w:color w:val="000000"/>
                <w:sz w:val="21"/>
                <w:szCs w:val="21"/>
              </w:rPr>
            </w:pPr>
            <w:r>
              <w:rPr>
                <w:rFonts w:cs="Times New Roman"/>
                <w:color w:val="000000"/>
                <w:kern w:val="0"/>
                <w:sz w:val="21"/>
                <w:szCs w:val="21"/>
                <w:lang w:bidi="ar"/>
              </w:rPr>
              <w:t>11830</w:t>
            </w:r>
          </w:p>
        </w:tc>
      </w:tr>
    </w:tbl>
    <w:p w14:paraId="2725D72E">
      <w:pPr>
        <w:spacing w:line="400" w:lineRule="atLeast"/>
        <w:ind w:firstLine="420"/>
      </w:pPr>
      <w:r>
        <w:rPr>
          <w:rFonts w:hint="eastAsia"/>
        </w:rPr>
        <w:t>Davis comprises 72 drugs and 442 targets</w:t>
      </w:r>
      <w:r>
        <w:rPr>
          <w:rFonts w:hint="default"/>
          <w:lang w:val="en-US" w:eastAsia="zh-CN"/>
        </w:rPr>
        <w:t>’</w:t>
      </w:r>
      <w:r>
        <w:rPr>
          <w:rFonts w:hint="eastAsia"/>
          <w:lang w:val="en-US" w:eastAsia="zh-CN"/>
        </w:rPr>
        <w:t xml:space="preserve"> </w:t>
      </w:r>
      <w:r>
        <w:rPr>
          <w:rFonts w:hint="eastAsia"/>
        </w:rPr>
        <w:t xml:space="preserve">binding affinities, measured </w:t>
      </w:r>
      <w:r>
        <w:rPr>
          <w:rFonts w:hint="eastAsia"/>
          <w:lang w:val="en-US" w:eastAsia="zh-CN"/>
        </w:rPr>
        <w:t>by</w:t>
      </w:r>
      <w:r>
        <w:rPr>
          <w:rFonts w:hint="eastAsia"/>
        </w:rPr>
        <w:t xml:space="preserve"> dissociation constant</w:t>
      </w:r>
      <w:r>
        <w:rPr>
          <w:rFonts w:hint="eastAsia"/>
          <w:lang w:val="en-US" w:eastAsia="zh-CN"/>
        </w:rPr>
        <w:t xml:space="preserve"> (</w:t>
      </w:r>
      <w:r>
        <w:rPr>
          <w:rFonts w:hint="eastAsia"/>
        </w:rPr>
        <w:t>Kd</w:t>
      </w:r>
      <w:r>
        <w:rPr>
          <w:rFonts w:hint="eastAsia"/>
          <w:lang w:val="en-US" w:eastAsia="zh-CN"/>
        </w:rPr>
        <w:t>)</w:t>
      </w:r>
      <w:r>
        <w:rPr>
          <w:rFonts w:hint="eastAsia"/>
        </w:rPr>
        <w:t>, ranging from 5.</w:t>
      </w:r>
      <w:r>
        <w:rPr>
          <w:rFonts w:hint="eastAsia"/>
          <w:lang w:val="en-US" w:eastAsia="zh-CN"/>
        </w:rPr>
        <w:t>0</w:t>
      </w:r>
      <w:r>
        <w:rPr>
          <w:rFonts w:hint="eastAsia"/>
        </w:rPr>
        <w:t xml:space="preserve"> to 10.8. The values used in actual modeling are pKd</w:t>
      </w:r>
      <w:r>
        <w:rPr>
          <w:rFonts w:hint="eastAsia"/>
          <w:vertAlign w:val="superscript"/>
          <w:lang w:val="en-US" w:eastAsia="zh-CN"/>
        </w:rPr>
        <w:t>[11]</w:t>
      </w:r>
      <w:r>
        <w:rPr>
          <w:rFonts w:hint="eastAsia"/>
          <w:lang w:val="en-US" w:eastAsia="zh-CN"/>
        </w:rPr>
        <w:t xml:space="preserve"> values </w:t>
      </w:r>
      <w:r>
        <w:rPr>
          <w:rFonts w:hint="eastAsia"/>
        </w:rPr>
        <w:t xml:space="preserve">transformed </w:t>
      </w:r>
      <w:r>
        <w:rPr>
          <w:rFonts w:hint="eastAsia"/>
          <w:lang w:val="en-US" w:eastAsia="zh-CN"/>
        </w:rPr>
        <w:t>in</w:t>
      </w:r>
      <w:r>
        <w:rPr>
          <w:rFonts w:hint="eastAsia"/>
        </w:rPr>
        <w:t xml:space="preserve">to log space, similar to the data processing </w:t>
      </w:r>
      <w:r>
        <w:rPr>
          <w:rFonts w:hint="eastAsia"/>
          <w:lang w:val="en-US" w:eastAsia="zh-CN"/>
        </w:rPr>
        <w:t>methods by</w:t>
      </w:r>
      <w:r>
        <w:rPr>
          <w:rFonts w:hint="eastAsia"/>
        </w:rPr>
        <w:t xml:space="preserve"> He </w:t>
      </w:r>
      <w:r>
        <w:rPr>
          <w:rFonts w:hint="eastAsia"/>
          <w:lang w:val="en-US" w:eastAsia="zh-CN"/>
        </w:rPr>
        <w:t>et al.</w:t>
      </w:r>
      <w:r>
        <w:rPr>
          <w:rFonts w:hint="eastAsia"/>
          <w:vertAlign w:val="superscript"/>
          <w:lang w:val="en-US" w:eastAsia="zh-CN"/>
        </w:rPr>
        <w:t>[12</w:t>
      </w:r>
      <w:r>
        <w:rPr>
          <w:rFonts w:hint="eastAsia"/>
          <w:vertAlign w:val="superscript"/>
        </w:rPr>
        <w:t>]</w:t>
      </w:r>
      <w:r>
        <w:rPr>
          <w:rFonts w:hint="eastAsia"/>
        </w:rPr>
        <w:t xml:space="preserve"> as shown in </w:t>
      </w:r>
      <w:r>
        <w:rPr>
          <w:rFonts w:hint="eastAsia"/>
          <w:lang w:val="en-US" w:eastAsia="zh-CN"/>
        </w:rPr>
        <w:t>formula</w:t>
      </w:r>
      <w:r>
        <w:rPr>
          <w:rFonts w:hint="eastAsia"/>
        </w:rPr>
        <w:t xml:space="preserve"> </w:t>
      </w:r>
      <w:r>
        <w:rPr>
          <w:rFonts w:hint="eastAsia"/>
          <w:lang w:val="en-US" w:eastAsia="zh-CN"/>
        </w:rPr>
        <w:t>(</w:t>
      </w:r>
      <w:r>
        <w:rPr>
          <w:rFonts w:hint="eastAsia"/>
        </w:rPr>
        <w:t>1</w:t>
      </w:r>
      <w:r>
        <w:rPr>
          <w:rFonts w:hint="eastAsia"/>
          <w:lang w:val="en-US" w:eastAsia="zh-CN"/>
        </w:rPr>
        <w:t>)</w:t>
      </w:r>
      <w:r>
        <w:rPr>
          <w:rFonts w:hint="eastAsia"/>
        </w:rPr>
        <w:t>. The label distribution in the dataset is i</w:t>
      </w:r>
      <w:r>
        <w:rPr>
          <w:rFonts w:hint="eastAsia"/>
          <w:lang w:val="en-US" w:eastAsia="zh-CN"/>
        </w:rPr>
        <w:t>m</w:t>
      </w:r>
      <w:r>
        <w:rPr>
          <w:rFonts w:hint="eastAsia"/>
        </w:rPr>
        <w:t xml:space="preserve">balanced, with </w:t>
      </w:r>
      <w:r>
        <w:rPr>
          <w:rFonts w:hint="eastAsia"/>
          <w:lang w:val="en-US" w:eastAsia="zh-CN"/>
        </w:rPr>
        <w:t xml:space="preserve">the </w:t>
      </w:r>
      <w:r>
        <w:rPr>
          <w:rFonts w:hint="eastAsia"/>
        </w:rPr>
        <w:t xml:space="preserve">pKd values </w:t>
      </w:r>
      <w:r>
        <w:rPr>
          <w:rFonts w:hint="eastAsia"/>
          <w:lang w:val="en-US" w:eastAsia="zh-CN"/>
        </w:rPr>
        <w:t>in</w:t>
      </w:r>
      <w:r>
        <w:rPr>
          <w:rFonts w:hint="eastAsia"/>
        </w:rPr>
        <w:t xml:space="preserve"> 5</w:t>
      </w:r>
      <w:r>
        <w:rPr>
          <w:rFonts w:hint="eastAsia"/>
          <w:lang w:val="en-US" w:eastAsia="zh-CN"/>
        </w:rPr>
        <w:t>~</w:t>
      </w:r>
      <w:r>
        <w:rPr>
          <w:rFonts w:hint="eastAsia"/>
        </w:rPr>
        <w:t xml:space="preserve">6 taking up more than half of the </w:t>
      </w:r>
      <w:r>
        <w:rPr>
          <w:rFonts w:hint="eastAsia"/>
          <w:lang w:val="en-US" w:eastAsia="zh-CN"/>
        </w:rPr>
        <w:t xml:space="preserve">data in this </w:t>
      </w:r>
      <w:r>
        <w:rPr>
          <w:rFonts w:hint="eastAsia"/>
        </w:rPr>
        <w:t>dataset.</w:t>
      </w:r>
    </w:p>
    <w:p w14:paraId="2B585BB7">
      <w:pPr>
        <w:spacing w:line="400" w:lineRule="atLeast"/>
        <w:ind w:firstLine="420"/>
        <w:rPr>
          <w:rFonts w:hAnsi="Cambria Math"/>
          <w:i w:val="0"/>
        </w:rPr>
      </w:pPr>
      <m:oMathPara>
        <m:oMathParaPr>
          <m:jc m:val="right"/>
        </m:oMathParaPr>
        <m:oMath>
          <m:eqArr>
            <m:eqArrPr>
              <m:maxDist m:val="1"/>
              <m:ctrlPr>
                <w:rPr>
                  <w:rFonts w:ascii="Cambria Math" w:hAnsi="Cambria Math"/>
                  <w:i/>
                </w:rPr>
              </m:ctrlPr>
            </m:eqArrPr>
            <m:e>
              <m:r>
                <m:rPr>
                  <m:nor/>
                  <m:sty m:val="p"/>
                </m:rPr>
                <w:rPr>
                  <w:rFonts w:ascii="Cambria Math" w:hAnsi="Cambria Math"/>
                  <w:b w:val="0"/>
                  <w:i w:val="0"/>
                </w:rPr>
                <m:t>p</m:t>
              </m:r>
              <m:sSub>
                <m:sSubPr>
                  <m:ctrlPr>
                    <w:rPr>
                      <w:rFonts w:ascii="Cambria Math" w:hAnsi="Cambria Math"/>
                    </w:rPr>
                  </m:ctrlPr>
                </m:sSubPr>
                <m:e>
                  <m:r>
                    <m:rPr>
                      <m:nor/>
                      <m:sty m:val="p"/>
                    </m:rPr>
                    <w:rPr>
                      <w:rFonts w:ascii="Cambria Math" w:hAnsi="Cambria Math"/>
                      <w:b w:val="0"/>
                      <w:i w:val="0"/>
                    </w:rPr>
                    <m:t>K</m:t>
                  </m:r>
                  <m:ctrlPr>
                    <w:rPr>
                      <w:rFonts w:ascii="Cambria Math" w:hAnsi="Cambria Math"/>
                    </w:rPr>
                  </m:ctrlPr>
                </m:e>
                <m:sub>
                  <m:r>
                    <m:rPr>
                      <m:nor/>
                      <m:sty m:val="p"/>
                    </m:rPr>
                    <w:rPr>
                      <w:rFonts w:ascii="Cambria Math" w:hAnsi="Cambria Math"/>
                      <w:b w:val="0"/>
                      <w:i w:val="0"/>
                    </w:rPr>
                    <m:t>d</m:t>
                  </m:r>
                  <m:ctrlPr>
                    <w:rPr>
                      <w:rFonts w:ascii="Cambria Math" w:hAnsi="Cambria Math"/>
                    </w:rPr>
                  </m:ctrlPr>
                </m:sub>
              </m:sSub>
              <m:r>
                <m:rP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m:rPr/>
                    <w:rPr>
                      <w:rFonts w:ascii="Cambria Math" w:hAnsi="Cambria Math"/>
                    </w:rPr>
                    <m:t>1</m:t>
                  </m:r>
                  <m:ctrlPr>
                    <w:rPr>
                      <w:rFonts w:ascii="Cambria Math" w:hAnsi="Cambria Math"/>
                    </w:rPr>
                  </m:ctrlPr>
                </m:e>
              </m:func>
              <m:r>
                <m:rPr/>
                <w:rPr>
                  <w:rFonts w:ascii="Cambria Math" w:hAnsi="Cambria Math"/>
                </w:rPr>
                <m:t>0</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sty m:val="p"/>
                            </m:rPr>
                            <w:rPr>
                              <w:rFonts w:ascii="Cambria Math" w:hAnsi="Cambria Math"/>
                              <w:b w:val="0"/>
                              <w:i w:val="0"/>
                            </w:rPr>
                            <m:t>K</m:t>
                          </m:r>
                          <m:ctrlPr>
                            <w:rPr>
                              <w:rFonts w:ascii="Cambria Math" w:hAnsi="Cambria Math"/>
                            </w:rPr>
                          </m:ctrlPr>
                        </m:e>
                        <m:sub>
                          <m:r>
                            <m:rPr>
                              <m:nor/>
                              <m:sty m:val="p"/>
                            </m:rPr>
                            <w:rPr>
                              <w:rFonts w:ascii="Cambria Math" w:hAnsi="Cambria Math"/>
                              <w:b w:val="0"/>
                              <w:i w:val="0"/>
                            </w:rPr>
                            <m:t>d</m:t>
                          </m:r>
                          <m:ctrlPr>
                            <w:rPr>
                              <w:rFonts w:ascii="Cambria Math" w:hAnsi="Cambria Math"/>
                            </w:rPr>
                          </m:ctrlPr>
                        </m:sub>
                      </m:sSub>
                      <m:ctrlPr>
                        <w:rPr>
                          <w:rFonts w:ascii="Cambria Math" w:hAnsi="Cambria Math"/>
                          <w:i/>
                        </w:rPr>
                      </m:ctrlPr>
                    </m:num>
                    <m:den>
                      <m:r>
                        <m:rPr/>
                        <w:rPr>
                          <w:rFonts w:ascii="Cambria Math" w:hAnsi="Cambria Math"/>
                        </w:rPr>
                        <m:t>1</m:t>
                      </m:r>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9</m:t>
                          </m:r>
                          <m:ctrlPr>
                            <w:rPr>
                              <w:rFonts w:ascii="Cambria Math" w:hAnsi="Cambria Math"/>
                              <w:i/>
                            </w:rPr>
                          </m:ctrlPr>
                        </m:sup>
                      </m:sSup>
                      <m:ctrlPr>
                        <w:rPr>
                          <w:rFonts w:ascii="Cambria Math" w:hAnsi="Cambria Math"/>
                          <w:i/>
                        </w:rPr>
                      </m:ctrlPr>
                    </m:den>
                  </m:f>
                  <m:ctrlPr>
                    <w:rPr>
                      <w:rFonts w:ascii="Cambria Math" w:hAnsi="Cambria Math"/>
                      <w:i/>
                    </w:rPr>
                  </m:ctrlPr>
                </m:e>
              </m:d>
              <m:r>
                <m:rPr/>
                <w:rPr>
                  <w:rFonts w:hint="default" w:ascii="Cambria Math" w:hAnsi="Cambria Math"/>
                  <w:lang w:val="en-US" w:eastAsia="zh-CN"/>
                </w:rPr>
                <m:t xml:space="preserve">                                                      </m:t>
              </m:r>
              <m:d>
                <m:dPr>
                  <m:ctrlPr>
                    <w:rPr>
                      <w:rFonts w:ascii="Cambria Math" w:hAnsi="Cambria Math"/>
                      <w:i/>
                    </w:rPr>
                  </m:ctrlPr>
                </m:dPr>
                <m:e>
                  <m:r>
                    <m:rPr/>
                    <w:rPr>
                      <w:rFonts w:hint="eastAsia" w:ascii="Cambria Math" w:hAnsi="Cambria Math"/>
                    </w:rPr>
                    <m:t>1</m:t>
                  </m:r>
                  <m:ctrlPr>
                    <w:rPr>
                      <w:rFonts w:ascii="Cambria Math" w:hAnsi="Cambria Math"/>
                      <w:i/>
                    </w:rPr>
                  </m:ctrlPr>
                </m:e>
              </m:d>
              <m:ctrlPr>
                <w:rPr>
                  <w:rFonts w:ascii="Cambria Math" w:hAnsi="Cambria Math"/>
                  <w:i/>
                </w:rPr>
              </m:ctrlPr>
            </m:e>
          </m:eqArr>
        </m:oMath>
      </m:oMathPara>
    </w:p>
    <w:p w14:paraId="10ECD053">
      <w:pPr>
        <w:spacing w:line="400" w:lineRule="atLeast"/>
        <w:ind w:firstLine="420"/>
      </w:pPr>
      <w:r>
        <w:rPr>
          <w:rFonts w:hint="eastAsia"/>
        </w:rPr>
        <w:t>Kiba comprises 2116 drugs and 229 targets</w:t>
      </w:r>
      <w:r>
        <w:rPr>
          <w:rFonts w:hint="default"/>
          <w:lang w:val="en-US" w:eastAsia="zh-CN"/>
        </w:rPr>
        <w:t>’</w:t>
      </w:r>
      <w:r>
        <w:rPr>
          <w:rFonts w:hint="eastAsia"/>
        </w:rPr>
        <w:t xml:space="preserve"> binding affinities</w:t>
      </w:r>
      <w:r>
        <w:rPr>
          <w:rFonts w:hint="eastAsia"/>
          <w:lang w:val="en-US" w:eastAsia="zh-CN"/>
        </w:rPr>
        <w:t>,</w:t>
      </w:r>
      <w:r>
        <w:rPr>
          <w:rFonts w:hint="eastAsia"/>
        </w:rPr>
        <w:t xml:space="preserve"> measured by</w:t>
      </w:r>
      <w:r>
        <w:rPr>
          <w:rFonts w:hint="eastAsia"/>
          <w:lang w:val="en-US" w:eastAsia="zh-CN"/>
        </w:rPr>
        <w:t xml:space="preserve"> </w:t>
      </w:r>
      <w:r>
        <w:rPr>
          <w:rFonts w:hint="eastAsia"/>
        </w:rPr>
        <w:t xml:space="preserve">Korea Institute of Bioinformatics Alliance </w:t>
      </w:r>
      <w:r>
        <w:rPr>
          <w:rFonts w:hint="eastAsia"/>
          <w:lang w:val="en-US" w:eastAsia="zh-CN"/>
        </w:rPr>
        <w:t>(</w:t>
      </w:r>
      <w:r>
        <w:rPr>
          <w:rFonts w:hint="eastAsia"/>
        </w:rPr>
        <w:t>KIBA</w:t>
      </w:r>
      <w:r>
        <w:rPr>
          <w:rFonts w:hint="eastAsia"/>
          <w:lang w:val="en-US" w:eastAsia="zh-CN"/>
        </w:rPr>
        <w:t>)</w:t>
      </w:r>
      <w:r>
        <w:rPr>
          <w:rFonts w:hint="eastAsia"/>
        </w:rPr>
        <w:t xml:space="preserve"> score</w:t>
      </w:r>
      <w:r>
        <w:rPr>
          <w:rFonts w:hint="eastAsia"/>
          <w:lang w:val="en-US" w:eastAsia="zh-CN"/>
        </w:rPr>
        <w:t>s</w:t>
      </w:r>
      <w:r>
        <w:rPr>
          <w:rFonts w:hint="eastAsia"/>
        </w:rPr>
        <w:t xml:space="preserve">, which </w:t>
      </w:r>
      <w:r>
        <w:rPr>
          <w:rFonts w:hint="eastAsia"/>
          <w:lang w:val="en-US" w:eastAsia="zh-CN"/>
        </w:rPr>
        <w:t>optimizes</w:t>
      </w:r>
      <w:r>
        <w:rPr>
          <w:rFonts w:hint="eastAsia"/>
        </w:rPr>
        <w:t xml:space="preserve"> </w:t>
      </w:r>
      <w:r>
        <w:rPr>
          <w:rFonts w:hint="eastAsia"/>
          <w:lang w:val="en-US" w:eastAsia="zh-CN"/>
        </w:rPr>
        <w:t xml:space="preserve">the </w:t>
      </w:r>
      <w:r>
        <w:rPr>
          <w:rFonts w:hint="eastAsia"/>
        </w:rPr>
        <w:t xml:space="preserve">consistency </w:t>
      </w:r>
      <w:r>
        <w:rPr>
          <w:rFonts w:hint="eastAsia"/>
          <w:lang w:val="en-US" w:eastAsia="zh-CN"/>
        </w:rPr>
        <w:t xml:space="preserve">of </w:t>
      </w:r>
      <w:r>
        <w:rPr>
          <w:rFonts w:hint="eastAsia"/>
        </w:rPr>
        <w:t>inhibition constant</w:t>
      </w:r>
      <w:r>
        <w:rPr>
          <w:rFonts w:hint="eastAsia"/>
          <w:lang w:val="en-US" w:eastAsia="zh-CN"/>
        </w:rPr>
        <w:t xml:space="preserve"> (</w:t>
      </w:r>
      <w:r>
        <w:rPr>
          <w:rFonts w:hint="eastAsia"/>
        </w:rPr>
        <w:t>Ki</w:t>
      </w:r>
      <w:r>
        <w:rPr>
          <w:rFonts w:hint="eastAsia"/>
          <w:lang w:val="en-US" w:eastAsia="zh-CN"/>
        </w:rPr>
        <w:t>)</w:t>
      </w:r>
      <w:r>
        <w:rPr>
          <w:rFonts w:hint="eastAsia"/>
        </w:rPr>
        <w:t>, Kd, and inhibitory concentration 5</w:t>
      </w:r>
      <w:r>
        <w:rPr>
          <w:rFonts w:hint="eastAsia"/>
          <w:lang w:val="en-US" w:eastAsia="zh-CN"/>
        </w:rPr>
        <w:t>0 (</w:t>
      </w:r>
      <w:r>
        <w:rPr>
          <w:rFonts w:hint="eastAsia"/>
        </w:rPr>
        <w:t>IC50</w:t>
      </w:r>
      <w:r>
        <w:rPr>
          <w:rFonts w:hint="eastAsia"/>
          <w:lang w:val="en-US" w:eastAsia="zh-CN"/>
        </w:rPr>
        <w:t>) through</w:t>
      </w:r>
      <w:r>
        <w:rPr>
          <w:rFonts w:hint="eastAsia"/>
        </w:rPr>
        <w:t xml:space="preserve"> the statistics </w:t>
      </w:r>
      <w:r>
        <w:rPr>
          <w:rFonts w:hint="eastAsia"/>
          <w:lang w:val="en-US" w:eastAsia="zh-CN"/>
        </w:rPr>
        <w:t xml:space="preserve">information </w:t>
      </w:r>
      <w:r>
        <w:rPr>
          <w:rFonts w:hint="eastAsia"/>
        </w:rPr>
        <w:t xml:space="preserve">contained in </w:t>
      </w:r>
      <w:r>
        <w:rPr>
          <w:rFonts w:hint="eastAsia"/>
          <w:lang w:val="en-US" w:eastAsia="zh-CN"/>
        </w:rPr>
        <w:t>them</w:t>
      </w:r>
      <w:r>
        <w:rPr>
          <w:rFonts w:hint="eastAsia"/>
        </w:rPr>
        <w:t>, ranging from 0.0 to 17.</w:t>
      </w:r>
      <w:r>
        <w:rPr>
          <w:rFonts w:hint="eastAsia"/>
          <w:lang w:val="en-US" w:eastAsia="zh-CN"/>
        </w:rPr>
        <w:t>2</w:t>
      </w:r>
      <w:r>
        <w:rPr>
          <w:rFonts w:hint="eastAsia"/>
          <w:vertAlign w:val="superscript"/>
        </w:rPr>
        <w:t>[</w:t>
      </w:r>
      <w:r>
        <w:rPr>
          <w:rFonts w:hint="eastAsia"/>
          <w:vertAlign w:val="superscript"/>
          <w:lang w:val="en-US" w:eastAsia="zh-CN"/>
        </w:rPr>
        <w:t>12</w:t>
      </w:r>
      <w:r>
        <w:rPr>
          <w:rFonts w:hint="eastAsia"/>
          <w:vertAlign w:val="superscript"/>
        </w:rPr>
        <w:t>]</w:t>
      </w:r>
      <w:r>
        <w:rPr>
          <w:rFonts w:hint="eastAsia"/>
        </w:rPr>
        <w:t>.</w:t>
      </w:r>
    </w:p>
    <w:bookmarkEnd w:id="3"/>
    <w:p w14:paraId="4D106371">
      <w:pPr>
        <w:spacing w:line="400" w:lineRule="atLeast"/>
        <w:ind w:firstLine="420"/>
        <w:rPr>
          <w:rFonts w:hint="eastAsia"/>
        </w:rPr>
      </w:pPr>
      <w:r>
        <w:rPr>
          <w:rFonts w:hint="eastAsia"/>
          <w:b w:val="0"/>
          <w:bCs w:val="0"/>
          <w:i/>
          <w:iCs/>
        </w:rPr>
        <w:t>The dataset used for the classification task</w:t>
      </w:r>
      <w:r>
        <w:rPr>
          <w:rFonts w:hint="eastAsia"/>
          <w:b w:val="0"/>
          <w:bCs w:val="0"/>
          <w:i/>
          <w:iCs/>
          <w:lang w:val="en-US" w:eastAsia="zh-CN"/>
        </w:rPr>
        <w:t>.</w:t>
      </w:r>
      <w:r>
        <w:rPr>
          <w:rFonts w:hint="eastAsia"/>
          <w:b/>
          <w:bCs/>
          <w:lang w:val="en-US" w:eastAsia="zh-CN"/>
        </w:rPr>
        <w:t xml:space="preserve"> </w:t>
      </w:r>
      <w:r>
        <w:rPr>
          <w:rFonts w:hint="eastAsia"/>
        </w:rPr>
        <w:t>In the classification task, the datasets used are Human, BingdingDB, and BioSNAP, where 1 indicates</w:t>
      </w:r>
      <w:r>
        <w:rPr>
          <w:rFonts w:hint="eastAsia"/>
          <w:lang w:val="en-US" w:eastAsia="zh-CN"/>
        </w:rPr>
        <w:t xml:space="preserve"> " </w:t>
      </w:r>
      <w:r>
        <w:rPr>
          <w:rFonts w:hint="eastAsia"/>
        </w:rPr>
        <w:t>interaction" and 0 indicates "no interaction". The Human dataset contains experimentally verified positive samples and highly reliable negative samples obtained through computer simulation screening methods, total</w:t>
      </w:r>
      <w:r>
        <w:rPr>
          <w:rFonts w:hint="eastAsia"/>
          <w:lang w:val="en-US" w:eastAsia="zh-CN"/>
        </w:rPr>
        <w:t xml:space="preserve">ly </w:t>
      </w:r>
      <w:r>
        <w:rPr>
          <w:rFonts w:hint="eastAsia"/>
        </w:rPr>
        <w:t>726 drugs and 2001 target interactions, constructed by Liu</w:t>
      </w:r>
      <w:r>
        <w:rPr>
          <w:rFonts w:hint="eastAsia"/>
          <w:lang w:val="en-US" w:eastAsia="zh-CN"/>
        </w:rPr>
        <w:t xml:space="preserve"> et al.</w:t>
      </w:r>
      <w:r>
        <w:rPr>
          <w:rFonts w:hint="eastAsia"/>
          <w:vertAlign w:val="superscript"/>
          <w:lang w:val="en-US" w:eastAsia="zh-CN"/>
        </w:rPr>
        <w:t>[7]</w:t>
      </w:r>
      <w:r>
        <w:rPr>
          <w:rFonts w:hint="eastAsia"/>
        </w:rPr>
        <w:t xml:space="preserve">. The BingdingDB database is an open online </w:t>
      </w:r>
      <w:r>
        <w:rPr>
          <w:rFonts w:hint="eastAsia"/>
          <w:lang w:val="en-US" w:eastAsia="zh-CN"/>
        </w:rPr>
        <w:t xml:space="preserve">database </w:t>
      </w:r>
      <w:r>
        <w:rPr>
          <w:rFonts w:hint="eastAsia"/>
        </w:rPr>
        <w:t xml:space="preserve">mainly including interactions and binding affinity data between small molecule drugs and targets. Based on the previous BingdingDB 2015 version, </w:t>
      </w:r>
      <w:r>
        <w:rPr>
          <w:rFonts w:hint="eastAsia"/>
          <w:lang w:val="en-US" w:eastAsia="zh-CN"/>
        </w:rPr>
        <w:t>these data</w:t>
      </w:r>
      <w:r>
        <w:rPr>
          <w:rFonts w:hint="eastAsia"/>
        </w:rPr>
        <w:t xml:space="preserve"> </w:t>
      </w:r>
      <w:r>
        <w:rPr>
          <w:rFonts w:hint="eastAsia"/>
          <w:lang w:val="en-US" w:eastAsia="zh-CN"/>
        </w:rPr>
        <w:t>are</w:t>
      </w:r>
      <w:r>
        <w:rPr>
          <w:rFonts w:hint="eastAsia"/>
        </w:rPr>
        <w:t xml:space="preserve"> preprocessed to reduce dataset bias, with the bias reduction method referring to the scheme proposed by Bai et al.</w:t>
      </w:r>
      <w:r>
        <w:rPr>
          <w:rFonts w:hint="eastAsia"/>
          <w:vertAlign w:val="superscript"/>
        </w:rPr>
        <w:t>[</w:t>
      </w:r>
      <w:r>
        <w:rPr>
          <w:rFonts w:hint="eastAsia"/>
          <w:vertAlign w:val="superscript"/>
          <w:lang w:val="en-US" w:eastAsia="zh-CN"/>
        </w:rPr>
        <w:t>13</w:t>
      </w:r>
      <w:r>
        <w:rPr>
          <w:rFonts w:hint="eastAsia"/>
          <w:vertAlign w:val="superscript"/>
        </w:rPr>
        <w:t>]</w:t>
      </w:r>
      <w:r>
        <w:rPr>
          <w:rFonts w:hint="eastAsia"/>
        </w:rPr>
        <w:t xml:space="preserve">. The specific steps are follows: (1) Drug-target pairs are divided according to the following rules: IC50 &lt; 100 nM indicates positive samples with interaction, IC50 &gt; 10000 nM indicates negative samples without interaction. </w:t>
      </w:r>
      <w:r>
        <w:rPr>
          <w:rFonts w:hint="eastAsia"/>
          <w:lang w:val="en-US" w:eastAsia="zh-CN"/>
        </w:rPr>
        <w:t>We use</w:t>
      </w:r>
      <w:r>
        <w:rPr>
          <w:rFonts w:hint="eastAsia"/>
        </w:rPr>
        <w:t xml:space="preserve"> 100-fold difference to reduce label errors, the IC50 threshold is determined according to the work of Gao et al.</w:t>
      </w:r>
      <w:r>
        <w:rPr>
          <w:rFonts w:hint="eastAsia"/>
          <w:vertAlign w:val="superscript"/>
        </w:rPr>
        <w:t>[</w:t>
      </w:r>
      <w:r>
        <w:rPr>
          <w:rFonts w:hint="eastAsia"/>
          <w:vertAlign w:val="superscript"/>
          <w:lang w:val="en-US" w:eastAsia="zh-CN"/>
        </w:rPr>
        <w:t>14</w:t>
      </w:r>
      <w:r>
        <w:rPr>
          <w:rFonts w:hint="eastAsia"/>
          <w:vertAlign w:val="superscript"/>
        </w:rPr>
        <w:t>]</w:t>
      </w:r>
      <w:r>
        <w:rPr>
          <w:rFonts w:hint="eastAsia"/>
        </w:rPr>
        <w:t xml:space="preserve"> and Wang et al.</w:t>
      </w:r>
      <w:r>
        <w:rPr>
          <w:rFonts w:hint="eastAsia"/>
          <w:vertAlign w:val="superscript"/>
        </w:rPr>
        <w:t>[</w:t>
      </w:r>
      <w:r>
        <w:rPr>
          <w:rFonts w:hint="eastAsia"/>
          <w:vertAlign w:val="superscript"/>
          <w:lang w:val="en-US" w:eastAsia="zh-CN"/>
        </w:rPr>
        <w:t>15</w:t>
      </w:r>
      <w:r>
        <w:rPr>
          <w:rFonts w:hint="eastAsia"/>
          <w:vertAlign w:val="superscript"/>
        </w:rPr>
        <w:t>]</w:t>
      </w:r>
      <w:r>
        <w:rPr>
          <w:rFonts w:hint="eastAsia"/>
        </w:rPr>
        <w:t xml:space="preserve">; (2) For certain drug, drug-target pairs with only one type of positive or negative sample are deleted to improve the balance of drug-target pairs and reduce hidden biases so that the results are more based on the drug's own </w:t>
      </w:r>
      <w:r>
        <w:rPr>
          <w:rFonts w:hint="eastAsia"/>
          <w:lang w:val="en-US" w:eastAsia="zh-CN"/>
        </w:rPr>
        <w:t>feature</w:t>
      </w:r>
      <w:r>
        <w:rPr>
          <w:rFonts w:hint="eastAsia"/>
        </w:rPr>
        <w:t>. The BingdingDB dataset final</w:t>
      </w:r>
      <w:r>
        <w:rPr>
          <w:rFonts w:hint="eastAsia"/>
          <w:lang w:val="en-US" w:eastAsia="zh-CN"/>
        </w:rPr>
        <w:t xml:space="preserve">ly </w:t>
      </w:r>
      <w:r>
        <w:rPr>
          <w:rFonts w:hint="eastAsia"/>
        </w:rPr>
        <w:t>used in the experiment contains 14643 drugs and 2</w:t>
      </w:r>
      <w:r>
        <w:rPr>
          <w:rFonts w:hint="eastAsia"/>
          <w:lang w:val="en-US" w:eastAsia="zh-CN"/>
        </w:rPr>
        <w:t>6</w:t>
      </w:r>
      <w:r>
        <w:rPr>
          <w:rFonts w:hint="eastAsia"/>
        </w:rPr>
        <w:t>23 target</w:t>
      </w:r>
      <w:r>
        <w:rPr>
          <w:rFonts w:hint="eastAsia"/>
          <w:lang w:val="en-US" w:eastAsia="zh-CN"/>
        </w:rPr>
        <w:t>s</w:t>
      </w:r>
      <w:r>
        <w:rPr>
          <w:rFonts w:hint="default"/>
          <w:lang w:val="en-US" w:eastAsia="zh-CN"/>
        </w:rPr>
        <w:t>’</w:t>
      </w:r>
      <w:r>
        <w:rPr>
          <w:rFonts w:hint="eastAsia"/>
        </w:rPr>
        <w:t xml:space="preserve"> interactions. BioSNAP is a balanced dataset created by Huang et al.</w:t>
      </w:r>
      <w:r>
        <w:rPr>
          <w:rFonts w:hint="eastAsia"/>
          <w:vertAlign w:val="superscript"/>
        </w:rPr>
        <w:t>[</w:t>
      </w:r>
      <w:r>
        <w:rPr>
          <w:rFonts w:hint="eastAsia"/>
          <w:vertAlign w:val="superscript"/>
          <w:lang w:val="en-US" w:eastAsia="zh-CN"/>
        </w:rPr>
        <w:t>16</w:t>
      </w:r>
      <w:r>
        <w:rPr>
          <w:rFonts w:hint="eastAsia"/>
          <w:vertAlign w:val="superscript"/>
        </w:rPr>
        <w:t>]</w:t>
      </w:r>
      <w:r>
        <w:rPr>
          <w:rFonts w:hint="eastAsia"/>
        </w:rPr>
        <w:t xml:space="preserve"> and Liu et al.</w:t>
      </w:r>
      <w:r>
        <w:rPr>
          <w:rFonts w:hint="eastAsia"/>
          <w:vertAlign w:val="superscript"/>
        </w:rPr>
        <w:t>[</w:t>
      </w:r>
      <w:r>
        <w:rPr>
          <w:rFonts w:hint="eastAsia"/>
          <w:vertAlign w:val="superscript"/>
          <w:lang w:val="en-US" w:eastAsia="zh-CN"/>
        </w:rPr>
        <w:t>7</w:t>
      </w:r>
      <w:r>
        <w:rPr>
          <w:rFonts w:hint="eastAsia"/>
          <w:vertAlign w:val="superscript"/>
        </w:rPr>
        <w:t>]</w:t>
      </w:r>
      <w:r>
        <w:rPr>
          <w:rFonts w:hint="eastAsia"/>
        </w:rPr>
        <w:t xml:space="preserve"> from </w:t>
      </w:r>
      <w:r>
        <w:rPr>
          <w:rFonts w:hint="eastAsia"/>
          <w:lang w:val="en-US" w:eastAsia="zh-CN"/>
        </w:rPr>
        <w:t>Drug</w:t>
      </w:r>
      <w:r>
        <w:rPr>
          <w:rFonts w:hint="eastAsia"/>
        </w:rPr>
        <w:t>bank database, where the number of positive and negative samples is the same, containing 4510 drugs and 2181 target</w:t>
      </w:r>
      <w:r>
        <w:rPr>
          <w:rFonts w:hint="eastAsia"/>
          <w:lang w:val="en-US" w:eastAsia="zh-CN"/>
        </w:rPr>
        <w:t>s</w:t>
      </w:r>
      <w:r>
        <w:rPr>
          <w:rFonts w:hint="default"/>
          <w:lang w:val="en-US" w:eastAsia="zh-CN"/>
        </w:rPr>
        <w:t>’</w:t>
      </w:r>
      <w:r>
        <w:rPr>
          <w:rFonts w:hint="eastAsia"/>
        </w:rPr>
        <w:t xml:space="preserve"> interactions.</w:t>
      </w:r>
    </w:p>
    <w:p w14:paraId="108B9103">
      <w:pPr>
        <w:spacing w:line="400" w:lineRule="atLeast"/>
        <w:ind w:firstLine="420"/>
        <w:rPr>
          <w:rFonts w:hint="eastAsia"/>
        </w:rPr>
      </w:pPr>
      <w:r>
        <w:rPr>
          <w:rFonts w:hint="eastAsia"/>
          <w:b/>
          <w:bCs/>
          <w:lang w:val="en-US" w:eastAsia="zh-CN"/>
        </w:rPr>
        <w:t>B</w:t>
      </w:r>
      <w:r>
        <w:rPr>
          <w:rFonts w:hint="eastAsia"/>
          <w:b/>
          <w:bCs/>
        </w:rPr>
        <w:t>aseline model</w:t>
      </w:r>
      <w:r>
        <w:rPr>
          <w:rFonts w:hint="eastAsia"/>
          <w:b/>
          <w:bCs/>
          <w:lang w:val="en-US" w:eastAsia="zh-CN"/>
        </w:rPr>
        <w:t xml:space="preserve">. </w:t>
      </w:r>
      <w:r>
        <w:rPr>
          <w:rFonts w:hint="eastAsia"/>
          <w:b w:val="0"/>
          <w:bCs w:val="0"/>
          <w:i/>
          <w:iCs/>
        </w:rPr>
        <w:t>The baseline model used for the regression task</w:t>
      </w:r>
      <w:r>
        <w:rPr>
          <w:rFonts w:hint="eastAsia"/>
          <w:b w:val="0"/>
          <w:bCs w:val="0"/>
          <w:i/>
          <w:iCs/>
          <w:lang w:val="en-US" w:eastAsia="zh-CN"/>
        </w:rPr>
        <w:t>.</w:t>
      </w:r>
      <w:r>
        <w:rPr>
          <w:rFonts w:hint="eastAsia"/>
          <w:b/>
          <w:bCs/>
        </w:rPr>
        <w:t xml:space="preserve"> </w:t>
      </w:r>
      <w:r>
        <w:rPr>
          <w:rFonts w:hint="eastAsia"/>
        </w:rPr>
        <w:t>(1) DeepDTA</w:t>
      </w:r>
      <w:r>
        <w:rPr>
          <w:rFonts w:hint="eastAsia"/>
          <w:vertAlign w:val="superscript"/>
        </w:rPr>
        <w:t>[</w:t>
      </w:r>
      <w:r>
        <w:rPr>
          <w:rFonts w:hint="eastAsia"/>
          <w:vertAlign w:val="superscript"/>
          <w:lang w:val="en-US" w:eastAsia="zh-CN"/>
        </w:rPr>
        <w:t>10</w:t>
      </w:r>
      <w:r>
        <w:rPr>
          <w:rFonts w:hint="eastAsia"/>
          <w:vertAlign w:val="superscript"/>
        </w:rPr>
        <w:t>]</w:t>
      </w:r>
      <w:r>
        <w:rPr>
          <w:rFonts w:hint="eastAsia"/>
        </w:rPr>
        <w:t xml:space="preserve">: A classical model with two branches using </w:t>
      </w:r>
      <w:r>
        <w:rPr>
          <w:rFonts w:hint="eastAsia"/>
          <w:lang w:val="en-US" w:eastAsia="zh-CN"/>
        </w:rPr>
        <w:t xml:space="preserve">CNN </w:t>
      </w:r>
      <w:r>
        <w:rPr>
          <w:rFonts w:hint="eastAsia"/>
        </w:rPr>
        <w:t>modules to extract drug and target features, respectively, and inputting them into a fully connected layer</w:t>
      </w:r>
      <w:r>
        <w:rPr>
          <w:rFonts w:hint="eastAsia"/>
          <w:lang w:val="en-US" w:eastAsia="zh-CN"/>
        </w:rPr>
        <w:t xml:space="preserve"> after </w:t>
      </w:r>
      <w:r>
        <w:rPr>
          <w:rFonts w:hint="eastAsia"/>
        </w:rPr>
        <w:t>concatenating the feature vectors of both; (2) CP</w:t>
      </w:r>
      <w:r>
        <w:rPr>
          <w:rFonts w:hint="eastAsia"/>
          <w:lang w:val="en-US" w:eastAsia="zh-CN"/>
        </w:rPr>
        <w:t>In</w:t>
      </w:r>
      <w:r>
        <w:rPr>
          <w:rFonts w:hint="eastAsia"/>
        </w:rPr>
        <w:t>former</w:t>
      </w:r>
      <w:r>
        <w:rPr>
          <w:rFonts w:hint="eastAsia"/>
          <w:vertAlign w:val="superscript"/>
        </w:rPr>
        <w:t>[</w:t>
      </w:r>
      <w:r>
        <w:rPr>
          <w:rFonts w:hint="eastAsia"/>
          <w:vertAlign w:val="superscript"/>
          <w:lang w:val="en-US" w:eastAsia="zh-CN"/>
        </w:rPr>
        <w:t>3</w:t>
      </w:r>
      <w:r>
        <w:rPr>
          <w:rFonts w:hint="eastAsia"/>
          <w:vertAlign w:val="superscript"/>
        </w:rPr>
        <w:t>]</w:t>
      </w:r>
      <w:r>
        <w:rPr>
          <w:rFonts w:hint="eastAsia"/>
        </w:rPr>
        <w:t>: Reduces prediction errors caused by similar structural drugs by extracting different drug features, including molecular graph features and fingerprint information of functional groups; (</w:t>
      </w:r>
      <w:r>
        <w:rPr>
          <w:rFonts w:hint="eastAsia"/>
          <w:lang w:val="en-US" w:eastAsia="zh-CN"/>
        </w:rPr>
        <w:t>3</w:t>
      </w:r>
      <w:r>
        <w:rPr>
          <w:rFonts w:hint="eastAsia"/>
        </w:rPr>
        <w:t>) GraphDTA</w:t>
      </w:r>
      <w:r>
        <w:rPr>
          <w:rFonts w:hint="eastAsia"/>
          <w:vertAlign w:val="superscript"/>
        </w:rPr>
        <w:t>[</w:t>
      </w:r>
      <w:r>
        <w:rPr>
          <w:rFonts w:hint="eastAsia"/>
          <w:vertAlign w:val="superscript"/>
          <w:lang w:val="en-US" w:eastAsia="zh-CN"/>
        </w:rPr>
        <w:t>17</w:t>
      </w:r>
      <w:r>
        <w:rPr>
          <w:rFonts w:hint="eastAsia"/>
          <w:vertAlign w:val="superscript"/>
        </w:rPr>
        <w:t>]</w:t>
      </w:r>
      <w:r>
        <w:rPr>
          <w:rFonts w:hint="eastAsia"/>
        </w:rPr>
        <w:t>: Uses GNN to encode the molecular graph of drugs and CNN to encode the amino acid sequence, modeling DTI. The learned drug</w:t>
      </w:r>
      <w:r>
        <w:rPr>
          <w:rFonts w:hint="eastAsia"/>
          <w:lang w:val="en-US" w:eastAsia="zh-CN"/>
        </w:rPr>
        <w:t xml:space="preserve"> and</w:t>
      </w:r>
      <w:r>
        <w:rPr>
          <w:rFonts w:hint="eastAsia"/>
        </w:rPr>
        <w:t xml:space="preserve"> target representations are combined by simple concatenation; (4) AttentionDTA</w:t>
      </w:r>
      <w:r>
        <w:rPr>
          <w:rFonts w:hint="eastAsia"/>
          <w:vertAlign w:val="superscript"/>
        </w:rPr>
        <w:t>[</w:t>
      </w:r>
      <w:r>
        <w:rPr>
          <w:rFonts w:hint="eastAsia"/>
          <w:vertAlign w:val="superscript"/>
          <w:lang w:val="en-US" w:eastAsia="zh-CN"/>
        </w:rPr>
        <w:t>1</w:t>
      </w:r>
      <w:r>
        <w:rPr>
          <w:rFonts w:hint="eastAsia"/>
          <w:vertAlign w:val="superscript"/>
        </w:rPr>
        <w:t>8]</w:t>
      </w:r>
      <w:r>
        <w:rPr>
          <w:rFonts w:hint="eastAsia"/>
        </w:rPr>
        <w:t>: Uses a joint attention module to generate an attention matrix that measures the binding strength between drug subsequences and each segment of the amino acid sequence; (5) MFR-DTA</w:t>
      </w:r>
      <w:r>
        <w:rPr>
          <w:rFonts w:hint="eastAsia"/>
          <w:vertAlign w:val="superscript"/>
        </w:rPr>
        <w:t>[1</w:t>
      </w:r>
      <w:r>
        <w:rPr>
          <w:rFonts w:hint="eastAsia"/>
          <w:vertAlign w:val="superscript"/>
          <w:lang w:val="en-US" w:eastAsia="zh-CN"/>
        </w:rPr>
        <w:t>9</w:t>
      </w:r>
      <w:r>
        <w:rPr>
          <w:rFonts w:hint="eastAsia"/>
          <w:vertAlign w:val="superscript"/>
        </w:rPr>
        <w:t>]</w:t>
      </w:r>
      <w:r>
        <w:rPr>
          <w:rFonts w:hint="eastAsia"/>
        </w:rPr>
        <w:t xml:space="preserve">: Uses </w:t>
      </w:r>
      <w:r>
        <w:rPr>
          <w:rFonts w:hint="eastAsia"/>
          <w:lang w:val="en-US" w:eastAsia="zh-CN"/>
        </w:rPr>
        <w:t>m</w:t>
      </w:r>
      <w:r>
        <w:rPr>
          <w:rFonts w:hint="eastAsia"/>
        </w:rPr>
        <w:t>ulti</w:t>
      </w:r>
      <w:r>
        <w:rPr>
          <w:rFonts w:hint="eastAsia"/>
          <w:lang w:val="en-US" w:eastAsia="zh-CN"/>
        </w:rPr>
        <w:t>-</w:t>
      </w:r>
      <w:r>
        <w:rPr>
          <w:rFonts w:hint="eastAsia"/>
        </w:rPr>
        <w:t xml:space="preserve">layer </w:t>
      </w:r>
      <w:r>
        <w:rPr>
          <w:rFonts w:hint="eastAsia"/>
          <w:lang w:val="en-US" w:eastAsia="zh-CN"/>
        </w:rPr>
        <w:t>p</w:t>
      </w:r>
      <w:r>
        <w:rPr>
          <w:rFonts w:hint="eastAsia"/>
        </w:rPr>
        <w:t xml:space="preserve">erceptron </w:t>
      </w:r>
      <w:r>
        <w:rPr>
          <w:rFonts w:hint="eastAsia"/>
          <w:lang w:val="en-US" w:eastAsia="zh-CN"/>
        </w:rPr>
        <w:t>(</w:t>
      </w:r>
      <w:r>
        <w:rPr>
          <w:rFonts w:hint="eastAsia"/>
        </w:rPr>
        <w:t>MLP</w:t>
      </w:r>
      <w:r>
        <w:rPr>
          <w:rFonts w:hint="eastAsia"/>
          <w:lang w:val="en-US" w:eastAsia="zh-CN"/>
        </w:rPr>
        <w:t>)</w:t>
      </w:r>
      <w:r>
        <w:rPr>
          <w:rFonts w:hint="eastAsia"/>
        </w:rPr>
        <w:t xml:space="preserve"> </w:t>
      </w:r>
      <w:r>
        <w:rPr>
          <w:rFonts w:hint="eastAsia"/>
          <w:lang w:val="en-US" w:eastAsia="zh-CN"/>
        </w:rPr>
        <w:t xml:space="preserve">and CNN </w:t>
      </w:r>
      <w:r>
        <w:rPr>
          <w:rFonts w:hint="eastAsia"/>
        </w:rPr>
        <w:t>modules to extract amin</w:t>
      </w:r>
      <w:r>
        <w:rPr>
          <w:rFonts w:hint="eastAsia"/>
          <w:lang w:val="en-US" w:eastAsia="zh-CN"/>
        </w:rPr>
        <w:t xml:space="preserve">o </w:t>
      </w:r>
      <w:r>
        <w:rPr>
          <w:rFonts w:hint="eastAsia"/>
        </w:rPr>
        <w:t>acid sequence features, extract</w:t>
      </w:r>
      <w:r>
        <w:rPr>
          <w:rFonts w:hint="eastAsia"/>
          <w:lang w:val="en-US" w:eastAsia="zh-CN"/>
        </w:rPr>
        <w:t>ing</w:t>
      </w:r>
      <w:r>
        <w:rPr>
          <w:rFonts w:hint="eastAsia"/>
        </w:rPr>
        <w:t xml:space="preserve"> DTI information through a mixed decoding module, and predicts the corresponding binding regions.</w:t>
      </w:r>
    </w:p>
    <w:p w14:paraId="38E10489">
      <w:pPr>
        <w:spacing w:line="400" w:lineRule="atLeast"/>
        <w:ind w:firstLine="420"/>
        <w:rPr>
          <w:rFonts w:hint="eastAsia"/>
          <w:lang w:val="en-US" w:eastAsia="zh-CN"/>
        </w:rPr>
      </w:pPr>
      <w:r>
        <w:rPr>
          <w:rFonts w:hint="eastAsia"/>
          <w:b w:val="0"/>
          <w:bCs w:val="0"/>
          <w:i/>
          <w:iCs/>
        </w:rPr>
        <w:t>The baseline model used for the classification task</w:t>
      </w:r>
      <w:r>
        <w:rPr>
          <w:rFonts w:hint="eastAsia"/>
          <w:b w:val="0"/>
          <w:bCs w:val="0"/>
          <w:i/>
          <w:iCs/>
          <w:lang w:val="en-US" w:eastAsia="zh-CN"/>
        </w:rPr>
        <w:t>.</w:t>
      </w:r>
      <w:r>
        <w:rPr>
          <w:rFonts w:hint="eastAsia"/>
          <w:b/>
          <w:bCs/>
          <w:lang w:val="en-US" w:eastAsia="zh-CN"/>
        </w:rPr>
        <w:t xml:space="preserve"> </w:t>
      </w:r>
      <w:r>
        <w:rPr>
          <w:rFonts w:hint="eastAsia"/>
        </w:rPr>
        <w:t>(1) Two classical machine learning methods, Support Vector Machine</w:t>
      </w:r>
      <w:r>
        <w:rPr>
          <w:rFonts w:hint="eastAsia"/>
          <w:lang w:val="en-US" w:eastAsia="zh-CN"/>
        </w:rPr>
        <w:t xml:space="preserve"> (</w:t>
      </w:r>
      <w:r>
        <w:rPr>
          <w:rFonts w:hint="eastAsia"/>
        </w:rPr>
        <w:t>SVM</w:t>
      </w:r>
      <w:r>
        <w:rPr>
          <w:rFonts w:hint="eastAsia"/>
          <w:lang w:val="en-US" w:eastAsia="zh-CN"/>
        </w:rPr>
        <w:t>)</w:t>
      </w:r>
      <w:r>
        <w:rPr>
          <w:rFonts w:hint="eastAsia"/>
          <w:vertAlign w:val="superscript"/>
        </w:rPr>
        <w:t>[</w:t>
      </w:r>
      <w:r>
        <w:rPr>
          <w:rFonts w:hint="eastAsia"/>
          <w:vertAlign w:val="superscript"/>
          <w:lang w:val="en-US" w:eastAsia="zh-CN"/>
        </w:rPr>
        <w:t>20</w:t>
      </w:r>
      <w:r>
        <w:rPr>
          <w:rFonts w:hint="eastAsia"/>
          <w:vertAlign w:val="superscript"/>
        </w:rPr>
        <w:t>]</w:t>
      </w:r>
      <w:r>
        <w:rPr>
          <w:rFonts w:hint="eastAsia"/>
        </w:rPr>
        <w:t xml:space="preserve"> and Random Forest</w:t>
      </w:r>
      <w:r>
        <w:rPr>
          <w:rFonts w:hint="eastAsia"/>
          <w:lang w:val="en-US" w:eastAsia="zh-CN"/>
        </w:rPr>
        <w:t xml:space="preserve"> (</w:t>
      </w:r>
      <w:r>
        <w:rPr>
          <w:rFonts w:hint="eastAsia"/>
        </w:rPr>
        <w:t>RF</w:t>
      </w:r>
      <w:r>
        <w:rPr>
          <w:rFonts w:hint="eastAsia"/>
          <w:lang w:val="en-US" w:eastAsia="zh-CN"/>
        </w:rPr>
        <w:t>)</w:t>
      </w:r>
      <w:r>
        <w:rPr>
          <w:rFonts w:hint="eastAsia"/>
          <w:vertAlign w:val="superscript"/>
        </w:rPr>
        <w:t>[</w:t>
      </w:r>
      <w:r>
        <w:rPr>
          <w:rFonts w:hint="eastAsia"/>
          <w:vertAlign w:val="superscript"/>
          <w:lang w:val="en-US" w:eastAsia="zh-CN"/>
        </w:rPr>
        <w:t>21</w:t>
      </w:r>
      <w:r>
        <w:rPr>
          <w:rFonts w:hint="eastAsia"/>
          <w:vertAlign w:val="superscript"/>
        </w:rPr>
        <w:t>]</w:t>
      </w:r>
      <w:r>
        <w:rPr>
          <w:rFonts w:hint="eastAsia"/>
        </w:rPr>
        <w:t xml:space="preserve">, with </w:t>
      </w:r>
      <w:r>
        <w:rPr>
          <w:rFonts w:hint="eastAsia"/>
          <w:lang w:val="en-US" w:eastAsia="zh-CN"/>
        </w:rPr>
        <w:t>e</w:t>
      </w:r>
      <w:r>
        <w:rPr>
          <w:rFonts w:hint="eastAsia"/>
        </w:rPr>
        <w:t>xtended-</w:t>
      </w:r>
      <w:r>
        <w:rPr>
          <w:rFonts w:hint="eastAsia"/>
          <w:lang w:val="en-US" w:eastAsia="zh-CN"/>
        </w:rPr>
        <w:t>c</w:t>
      </w:r>
      <w:r>
        <w:rPr>
          <w:rFonts w:hint="eastAsia"/>
        </w:rPr>
        <w:t xml:space="preserve">onnectivity </w:t>
      </w:r>
      <w:r>
        <w:rPr>
          <w:rFonts w:hint="eastAsia"/>
          <w:lang w:val="en-US" w:eastAsia="zh-CN"/>
        </w:rPr>
        <w:t>f</w:t>
      </w:r>
      <w:r>
        <w:rPr>
          <w:rFonts w:hint="eastAsia"/>
        </w:rPr>
        <w:t>ingerprints</w:t>
      </w:r>
      <w:r>
        <w:rPr>
          <w:rFonts w:hint="eastAsia"/>
          <w:lang w:val="en-US" w:eastAsia="zh-CN"/>
        </w:rPr>
        <w:t xml:space="preserve"> (E</w:t>
      </w:r>
      <w:r>
        <w:rPr>
          <w:rFonts w:hint="eastAsia"/>
        </w:rPr>
        <w:t>CFPs</w:t>
      </w:r>
      <w:r>
        <w:rPr>
          <w:rFonts w:hint="eastAsia"/>
          <w:lang w:val="en-US" w:eastAsia="zh-CN"/>
        </w:rPr>
        <w:t>)</w:t>
      </w:r>
      <w:r>
        <w:rPr>
          <w:rFonts w:hint="eastAsia"/>
        </w:rPr>
        <w:t xml:space="preserve"> and pseudo acid composition (PSC) as input; (2) GraphDTA</w:t>
      </w:r>
      <w:r>
        <w:rPr>
          <w:rFonts w:hint="eastAsia"/>
          <w:vertAlign w:val="superscript"/>
        </w:rPr>
        <w:t>[</w:t>
      </w:r>
      <w:r>
        <w:rPr>
          <w:rFonts w:hint="eastAsia"/>
          <w:vertAlign w:val="superscript"/>
          <w:lang w:val="en-US" w:eastAsia="zh-CN"/>
        </w:rPr>
        <w:t>17</w:t>
      </w:r>
      <w:r>
        <w:rPr>
          <w:rFonts w:hint="eastAsia"/>
          <w:vertAlign w:val="superscript"/>
        </w:rPr>
        <w:t>]</w:t>
      </w:r>
      <w:r>
        <w:rPr>
          <w:rFonts w:hint="eastAsia"/>
        </w:rPr>
        <w:t>: To adapt GraphDTA from its original regression task to a binary classification task</w:t>
      </w:r>
      <w:r>
        <w:rPr>
          <w:rFonts w:hint="eastAsia"/>
          <w:lang w:val="en-US" w:eastAsia="zh-CN"/>
        </w:rPr>
        <w:t>,</w:t>
      </w:r>
      <w:r>
        <w:rPr>
          <w:rFonts w:hint="eastAsia"/>
        </w:rPr>
        <w:t xml:space="preserve"> a Sigmoid function was added in the last fully connected layer following the steps in previous literature, and then its parameters were optimized </w:t>
      </w:r>
      <w:r>
        <w:rPr>
          <w:rFonts w:hint="eastAsia"/>
          <w:lang w:val="en-US" w:eastAsia="zh-CN"/>
        </w:rPr>
        <w:t xml:space="preserve">by </w:t>
      </w:r>
      <w:r>
        <w:rPr>
          <w:rFonts w:hint="eastAsia"/>
        </w:rPr>
        <w:t>using cross-entropy loss; (</w:t>
      </w:r>
      <w:r>
        <w:rPr>
          <w:rFonts w:hint="eastAsia"/>
          <w:lang w:val="en-US" w:eastAsia="zh-CN"/>
        </w:rPr>
        <w:t>3</w:t>
      </w:r>
      <w:r>
        <w:rPr>
          <w:rFonts w:hint="eastAsia"/>
        </w:rPr>
        <w:t>) MolTrans</w:t>
      </w:r>
      <w:r>
        <w:rPr>
          <w:rFonts w:hint="eastAsia"/>
          <w:vertAlign w:val="superscript"/>
        </w:rPr>
        <w:t>[</w:t>
      </w:r>
      <w:r>
        <w:rPr>
          <w:rFonts w:hint="eastAsia"/>
          <w:vertAlign w:val="superscript"/>
          <w:lang w:val="en-US" w:eastAsia="zh-CN"/>
        </w:rPr>
        <w:t>16</w:t>
      </w:r>
      <w:r>
        <w:rPr>
          <w:rFonts w:hint="eastAsia"/>
          <w:vertAlign w:val="superscript"/>
        </w:rPr>
        <w:t>]</w:t>
      </w:r>
      <w:r>
        <w:rPr>
          <w:rFonts w:hint="eastAsia"/>
        </w:rPr>
        <w:t>: A model that applies adaptive Transformer layer structures to encode drug and target features; (4) DrugBAN</w:t>
      </w:r>
      <w:r>
        <w:rPr>
          <w:rFonts w:hint="eastAsia"/>
          <w:vertAlign w:val="superscript"/>
        </w:rPr>
        <w:t>[</w:t>
      </w:r>
      <w:r>
        <w:rPr>
          <w:rFonts w:hint="eastAsia"/>
          <w:vertAlign w:val="superscript"/>
          <w:lang w:val="en-US" w:eastAsia="zh-CN"/>
        </w:rPr>
        <w:t>4</w:t>
      </w:r>
      <w:r>
        <w:rPr>
          <w:rFonts w:hint="eastAsia"/>
          <w:vertAlign w:val="superscript"/>
        </w:rPr>
        <w:t>]</w:t>
      </w:r>
      <w:r>
        <w:rPr>
          <w:rFonts w:hint="eastAsia"/>
        </w:rPr>
        <w:t>: Uses deep bilinear attention network framework with domain adaptation to explicitly learn pairwise local interaction information between drugs and targets; (5) DeepConv-DTI</w:t>
      </w:r>
      <w:r>
        <w:rPr>
          <w:rFonts w:hint="eastAsia"/>
          <w:vertAlign w:val="superscript"/>
        </w:rPr>
        <w:t>[2</w:t>
      </w:r>
      <w:r>
        <w:rPr>
          <w:rFonts w:hint="eastAsia"/>
          <w:vertAlign w:val="superscript"/>
          <w:lang w:val="en-US" w:eastAsia="zh-CN"/>
        </w:rPr>
        <w:t>2</w:t>
      </w:r>
      <w:r>
        <w:rPr>
          <w:rFonts w:hint="eastAsia"/>
          <w:vertAlign w:val="superscript"/>
        </w:rPr>
        <w:t>]</w:t>
      </w:r>
      <w:r>
        <w:rPr>
          <w:rFonts w:hint="eastAsia"/>
        </w:rPr>
        <w:t xml:space="preserve">: Uses and global max-pooling layers to extract local features from amino acid sequences, and fully connected networks to encode drug ECFP fingerprint features. The above </w:t>
      </w:r>
      <w:r>
        <w:rPr>
          <w:rFonts w:hint="eastAsia"/>
          <w:lang w:val="en-US" w:eastAsia="zh-CN"/>
        </w:rPr>
        <w:t>D</w:t>
      </w:r>
      <w:r>
        <w:rPr>
          <w:rFonts w:hint="eastAsia"/>
        </w:rPr>
        <w:t>eep</w:t>
      </w:r>
      <w:r>
        <w:rPr>
          <w:rFonts w:hint="eastAsia"/>
          <w:lang w:val="en-US" w:eastAsia="zh-CN"/>
        </w:rPr>
        <w:t>DT</w:t>
      </w:r>
      <w:r>
        <w:rPr>
          <w:rFonts w:hint="eastAsia"/>
        </w:rPr>
        <w:t>I models were used with the recommended model hyperparameter settings as described in their original papers.</w:t>
      </w:r>
    </w:p>
    <w:p w14:paraId="7121C737">
      <w:pPr>
        <w:spacing w:line="400" w:lineRule="exact"/>
        <w:ind w:firstLine="420" w:firstLineChars="0"/>
        <w:jc w:val="left"/>
      </w:pPr>
      <w:bookmarkStart w:id="4" w:name="_Toc167001527"/>
      <w:bookmarkStart w:id="5" w:name="_Toc9441"/>
      <w:r>
        <w:rPr>
          <w:rFonts w:hint="eastAsia"/>
          <w:b/>
          <w:bCs/>
          <w:sz w:val="24"/>
          <w:szCs w:val="22"/>
        </w:rPr>
        <w:t>Drug feature extractor</w:t>
      </w:r>
      <w:r>
        <w:rPr>
          <w:rFonts w:hint="eastAsia"/>
          <w:b/>
          <w:bCs/>
          <w:sz w:val="24"/>
          <w:szCs w:val="22"/>
          <w:lang w:val="en-US" w:eastAsia="zh-CN"/>
        </w:rPr>
        <w:t>.</w:t>
      </w:r>
      <w:bookmarkEnd w:id="4"/>
      <w:bookmarkEnd w:id="5"/>
      <w:r>
        <w:rPr>
          <w:rFonts w:hint="eastAsia"/>
          <w:b/>
          <w:bCs/>
          <w:sz w:val="28"/>
          <w:szCs w:val="24"/>
          <w:lang w:val="en-US" w:eastAsia="zh-CN"/>
        </w:rPr>
        <w:t xml:space="preserve"> </w:t>
      </w:r>
      <w:r>
        <w:rPr>
          <w:rFonts w:hint="eastAsia"/>
          <w:b w:val="0"/>
          <w:bCs w:val="0"/>
          <w:i/>
          <w:iCs/>
        </w:rPr>
        <w:t>Input molecular graph</w:t>
      </w:r>
      <w:r>
        <w:rPr>
          <w:rFonts w:hint="eastAsia"/>
          <w:b w:val="0"/>
          <w:bCs w:val="0"/>
          <w:i/>
          <w:iCs/>
          <w:lang w:val="en-US" w:eastAsia="zh-CN"/>
        </w:rPr>
        <w:t>.</w:t>
      </w:r>
      <w:r>
        <w:rPr>
          <w:rFonts w:hint="eastAsia"/>
          <w:b/>
          <w:bCs/>
        </w:rPr>
        <w:t xml:space="preserve"> </w:t>
      </w:r>
      <w:r>
        <w:rPr>
          <w:rFonts w:hint="eastAsia"/>
          <w:lang w:eastAsia="zh-CN"/>
        </w:rPr>
        <w:t>SAB</w:t>
      </w:r>
      <w:r>
        <w:rPr>
          <w:rFonts w:hint="eastAsia"/>
        </w:rPr>
        <w:t xml:space="preserve"> uses molecular graphs as the input for drugs and employs a deep GCN-based drug feature extractor to extract substructure features. The process of substructure features by deep GCN is shown in Figure 2</w:t>
      </w:r>
      <w:r>
        <w:rPr>
          <w:rFonts w:hint="eastAsia"/>
          <w:lang w:val="en-US" w:eastAsia="zh-CN"/>
        </w:rPr>
        <w:t>. A</w:t>
      </w:r>
      <w:r>
        <w:rPr>
          <w:rFonts w:hint="eastAsia"/>
        </w:rPr>
        <w:t>s the number of layers increases</w:t>
      </w:r>
      <w:r>
        <w:rPr>
          <w:rFonts w:hint="eastAsia"/>
          <w:lang w:val="en-US" w:eastAsia="zh-CN"/>
        </w:rPr>
        <w:t>, t</w:t>
      </w:r>
      <w:r>
        <w:rPr>
          <w:rFonts w:hint="eastAsia"/>
        </w:rPr>
        <w:t>he range of molecular features extracted gradually expands.</w:t>
      </w:r>
    </w:p>
    <w:p w14:paraId="37E49027">
      <w:pPr>
        <w:spacing w:line="400" w:lineRule="atLeast"/>
        <w:jc w:val="center"/>
      </w:pPr>
      <w:r>
        <w:drawing>
          <wp:inline distT="0" distB="0" distL="0" distR="0">
            <wp:extent cx="4853305" cy="1625600"/>
            <wp:effectExtent l="0" t="0" r="4445" b="0"/>
            <wp:docPr id="994690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90776" name="图片 1"/>
                    <pic:cNvPicPr>
                      <a:picLocks noChangeAspect="1"/>
                    </pic:cNvPicPr>
                  </pic:nvPicPr>
                  <pic:blipFill>
                    <a:blip r:embed="rId7"/>
                    <a:stretch>
                      <a:fillRect/>
                    </a:stretch>
                  </pic:blipFill>
                  <pic:spPr>
                    <a:xfrm>
                      <a:off x="0" y="0"/>
                      <a:ext cx="4984355" cy="1669977"/>
                    </a:xfrm>
                    <a:prstGeom prst="rect">
                      <a:avLst/>
                    </a:prstGeom>
                  </pic:spPr>
                </pic:pic>
              </a:graphicData>
            </a:graphic>
          </wp:inline>
        </w:drawing>
      </w:r>
    </w:p>
    <w:p w14:paraId="46316D9C">
      <w:pPr>
        <w:spacing w:line="400" w:lineRule="atLeast"/>
        <w:jc w:val="left"/>
        <w:rPr>
          <w:rFonts w:eastAsia="黑体" w:cs="Times New Roman"/>
          <w:sz w:val="21"/>
          <w:szCs w:val="21"/>
        </w:rPr>
      </w:pPr>
      <w:r>
        <w:rPr>
          <w:rFonts w:hint="eastAsia" w:eastAsia="黑体" w:cs="Times New Roman"/>
          <w:b/>
          <w:bCs/>
          <w:sz w:val="21"/>
          <w:szCs w:val="21"/>
        </w:rPr>
        <w:t>Figure 2</w:t>
      </w:r>
      <w:r>
        <w:rPr>
          <w:rFonts w:hint="eastAsia" w:eastAsia="黑体" w:cs="Times New Roman"/>
          <w:b/>
          <w:bCs/>
          <w:sz w:val="21"/>
          <w:szCs w:val="21"/>
          <w:lang w:val="en-US" w:eastAsia="zh-CN"/>
        </w:rPr>
        <w:t>.</w:t>
      </w:r>
      <w:r>
        <w:rPr>
          <w:rFonts w:eastAsia="黑体" w:cs="Times New Roman"/>
          <w:sz w:val="21"/>
          <w:szCs w:val="21"/>
        </w:rPr>
        <w:t xml:space="preserve"> </w:t>
      </w:r>
      <w:r>
        <w:rPr>
          <w:rFonts w:hint="eastAsia" w:eastAsia="黑体" w:cs="Times New Roman"/>
          <w:sz w:val="21"/>
          <w:szCs w:val="21"/>
        </w:rPr>
        <w:t>Deep GCN extracts drug substructure features</w:t>
      </w:r>
    </w:p>
    <w:p w14:paraId="0F6A01AF">
      <w:pPr>
        <w:widowControl/>
        <w:spacing w:line="400" w:lineRule="exact"/>
        <w:ind w:firstLine="480" w:firstLineChars="200"/>
        <w:rPr>
          <w:rFonts w:hint="eastAsia" w:cs="Times New Roman"/>
          <w:szCs w:val="24"/>
        </w:rPr>
      </w:pPr>
      <w:r>
        <w:rPr>
          <w:rFonts w:hint="eastAsia" w:cs="Times New Roman"/>
          <w:szCs w:val="24"/>
        </w:rPr>
        <w:t>During the construction of molecular graphs, a character-integer pair dictionary for the drug SMILES sequences was first</w:t>
      </w:r>
      <w:r>
        <w:rPr>
          <w:rFonts w:hint="eastAsia" w:cs="Times New Roman"/>
          <w:szCs w:val="24"/>
          <w:lang w:val="en-US" w:eastAsia="zh-CN"/>
        </w:rPr>
        <w:t>ly</w:t>
      </w:r>
      <w:r>
        <w:rPr>
          <w:rFonts w:hint="eastAsia" w:cs="Times New Roman"/>
          <w:szCs w:val="24"/>
        </w:rPr>
        <w:t xml:space="preserve"> constructed, assigning a unique integer to all possible different characters in the SMILES sequences (e.g., various atomic symbols, numbers, special symbols, etc.). This mapping relationship is stored in a</w:t>
      </w:r>
      <w:r>
        <w:rPr>
          <w:rFonts w:hint="eastAsia" w:cs="Times New Roman"/>
          <w:szCs w:val="24"/>
          <w:lang w:val="en-US" w:eastAsia="zh-CN"/>
        </w:rPr>
        <w:t xml:space="preserve"> </w:t>
      </w:r>
      <w:r>
        <w:rPr>
          <w:rFonts w:hint="eastAsia" w:cs="Times New Roman"/>
          <w:szCs w:val="24"/>
        </w:rPr>
        <w:t xml:space="preserve">dictionary, </w:t>
      </w:r>
      <w:r>
        <w:rPr>
          <w:rFonts w:hint="eastAsia" w:cs="Times New Roman"/>
          <w:szCs w:val="24"/>
          <w:lang w:val="en-US" w:eastAsia="zh-CN"/>
        </w:rPr>
        <w:t>where</w:t>
      </w:r>
      <w:r>
        <w:rPr>
          <w:rFonts w:hint="eastAsia" w:cs="Times New Roman"/>
          <w:szCs w:val="24"/>
        </w:rPr>
        <w:t xml:space="preserve"> each entry contain</w:t>
      </w:r>
      <w:r>
        <w:rPr>
          <w:rFonts w:hint="eastAsia" w:cs="Times New Roman"/>
          <w:szCs w:val="24"/>
          <w:lang w:val="en-US" w:eastAsia="zh-CN"/>
        </w:rPr>
        <w:t>s</w:t>
      </w:r>
      <w:r>
        <w:rPr>
          <w:rFonts w:hint="eastAsia" w:cs="Times New Roman"/>
          <w:szCs w:val="24"/>
        </w:rPr>
        <w:t xml:space="preserve"> a character and the corresponding integer value. If the character is not in the dictionary, a value is obtained</w:t>
      </w:r>
      <w:r>
        <w:rPr>
          <w:rFonts w:hint="eastAsia" w:cs="Times New Roman"/>
          <w:szCs w:val="24"/>
          <w:lang w:val="en-US" w:eastAsia="zh-CN"/>
        </w:rPr>
        <w:t xml:space="preserve"> randomly</w:t>
      </w:r>
      <w:r>
        <w:rPr>
          <w:rFonts w:hint="eastAsia" w:cs="Times New Roman"/>
          <w:szCs w:val="24"/>
        </w:rPr>
        <w:t xml:space="preserve">. The maximum length of the SMILES sequence is set to 100. If the length of the SMILES sequence is greater than </w:t>
      </w:r>
      <w:r>
        <w:rPr>
          <w:rFonts w:hint="eastAsia" w:cs="Times New Roman"/>
          <w:szCs w:val="24"/>
          <w:lang w:val="en-US" w:eastAsia="zh-CN"/>
        </w:rPr>
        <w:t>1</w:t>
      </w:r>
      <w:r>
        <w:rPr>
          <w:rFonts w:hint="eastAsia" w:cs="Times New Roman"/>
          <w:szCs w:val="24"/>
        </w:rPr>
        <w:t xml:space="preserve">00, the sequence is truncated; if the length is less than 100, the sequence is padded with 0 at the end. </w:t>
      </w:r>
      <w:r>
        <w:rPr>
          <w:rFonts w:hint="eastAsia" w:cs="Times New Roman"/>
          <w:szCs w:val="24"/>
          <w:lang w:val="en-US" w:eastAsia="zh-CN"/>
        </w:rPr>
        <w:t>It</w:t>
      </w:r>
      <w:r>
        <w:rPr>
          <w:rFonts w:hint="eastAsia" w:cs="Times New Roman"/>
          <w:szCs w:val="24"/>
        </w:rPr>
        <w:t xml:space="preserve"> is to ensure that all sequences have the same length before being input into the model, facilitating model processing.</w:t>
      </w:r>
      <w:r>
        <w:rPr>
          <w:rFonts w:hint="eastAsia" w:cs="Times New Roman"/>
          <w:szCs w:val="24"/>
        </w:rPr>
        <w:tab/>
      </w:r>
    </w:p>
    <w:p w14:paraId="7146C45F">
      <w:pPr>
        <w:widowControl/>
        <w:spacing w:line="400" w:lineRule="exact"/>
        <w:ind w:firstLine="480" w:firstLineChars="200"/>
        <w:rPr>
          <w:rFonts w:cs="Times New Roman"/>
          <w:szCs w:val="24"/>
        </w:rPr>
      </w:pPr>
      <w:r>
        <w:rPr>
          <w:rFonts w:hint="eastAsia" w:cs="Times New Roman"/>
          <w:szCs w:val="24"/>
        </w:rPr>
        <w:t xml:space="preserve">After the above processing, the SMILES sequence is converted into a fixed-length sequence composed of integers. Then, this sequence can be further encoded </w:t>
      </w:r>
      <w:r>
        <w:rPr>
          <w:rFonts w:hint="eastAsia" w:cs="Times New Roman"/>
          <w:szCs w:val="24"/>
          <w:lang w:val="en-US" w:eastAsia="zh-CN"/>
        </w:rPr>
        <w:t xml:space="preserve">to </w:t>
      </w:r>
      <w:r>
        <w:rPr>
          <w:rFonts w:hint="eastAsia" w:cs="Times New Roman"/>
          <w:szCs w:val="24"/>
        </w:rPr>
        <w:t>a molecular graph through a high-dimensional word vector (which can be regarded as an embedding representation). This molecular graph can capture structural information of the molecule, such as connectivity between atoms, providing input for subsequent graph neural network processing.</w:t>
      </w:r>
    </w:p>
    <w:p w14:paraId="42E87463">
      <w:pPr>
        <w:widowControl/>
        <w:spacing w:line="400" w:lineRule="exact"/>
        <w:ind w:firstLine="480" w:firstLineChars="200"/>
      </w:pPr>
      <w:r>
        <w:rPr>
          <w:rFonts w:hint="eastAsia"/>
          <w:b w:val="0"/>
          <w:bCs w:val="0"/>
          <w:i/>
          <w:iCs/>
        </w:rPr>
        <w:t>Multi-scale block</w:t>
      </w:r>
      <w:r>
        <w:rPr>
          <w:rFonts w:hint="eastAsia"/>
          <w:b w:val="0"/>
          <w:bCs w:val="0"/>
          <w:i/>
          <w:iCs/>
          <w:lang w:val="en-US" w:eastAsia="zh-CN"/>
        </w:rPr>
        <w:t>.</w:t>
      </w:r>
      <w:r>
        <w:rPr>
          <w:rFonts w:hint="eastAsia"/>
          <w:b w:val="0"/>
          <w:bCs w:val="0"/>
          <w:i/>
          <w:iCs/>
        </w:rPr>
        <w:t xml:space="preserve"> </w:t>
      </w:r>
      <w:r>
        <w:rPr>
          <w:rFonts w:hint="eastAsia"/>
        </w:rPr>
        <w:t xml:space="preserve">In order to fully extract the substructure features of drugs, the model applies deep GCN to build a drug feature extractor, which consists of </w:t>
      </w:r>
      <w:r>
        <w:rPr>
          <w:rFonts w:hint="eastAsia"/>
          <w:lang w:val="en-US" w:eastAsia="zh-CN"/>
        </w:rPr>
        <w:t xml:space="preserve">three </w:t>
      </w:r>
      <w:r>
        <w:rPr>
          <w:rFonts w:hint="eastAsia"/>
        </w:rPr>
        <w:t>multi-scale blocks and three transition layers, with a transition layer following each multi-scale block. The input to this module is drug molecular graph. The overall structure of drug feature extractor is shown in Figure 3-(A), and the structure of the multi-scale block is in Figure 3-(B).</w:t>
      </w:r>
    </w:p>
    <w:p w14:paraId="6AC5C7D0">
      <w:pPr>
        <w:pStyle w:val="12"/>
        <w:jc w:val="center"/>
      </w:pPr>
      <w:r>
        <w:drawing>
          <wp:inline distT="0" distB="0" distL="114300" distR="114300">
            <wp:extent cx="5265420" cy="2720975"/>
            <wp:effectExtent l="0" t="0" r="508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5265420" cy="2720975"/>
                    </a:xfrm>
                    <a:prstGeom prst="rect">
                      <a:avLst/>
                    </a:prstGeom>
                    <a:noFill/>
                    <a:ln>
                      <a:noFill/>
                    </a:ln>
                  </pic:spPr>
                </pic:pic>
              </a:graphicData>
            </a:graphic>
          </wp:inline>
        </w:drawing>
      </w:r>
    </w:p>
    <w:p w14:paraId="5936C142">
      <w:pPr>
        <w:spacing w:line="400" w:lineRule="atLeast"/>
        <w:jc w:val="left"/>
        <w:rPr>
          <w:rFonts w:hint="eastAsia"/>
          <w:b w:val="0"/>
          <w:bCs w:val="0"/>
        </w:rPr>
      </w:pPr>
      <w:r>
        <w:rPr>
          <w:rFonts w:hint="eastAsia"/>
          <w:b/>
          <w:bCs/>
        </w:rPr>
        <w:t>Figure 3</w:t>
      </w:r>
      <w:r>
        <w:rPr>
          <w:rFonts w:hint="eastAsia"/>
          <w:b/>
          <w:bCs/>
          <w:lang w:val="en-US" w:eastAsia="zh-CN"/>
        </w:rPr>
        <w:t>.</w:t>
      </w:r>
      <w:r>
        <w:rPr>
          <w:rFonts w:hint="eastAsia"/>
          <w:b/>
          <w:bCs/>
        </w:rPr>
        <w:t xml:space="preserve"> </w:t>
      </w:r>
      <w:r>
        <w:rPr>
          <w:rFonts w:hint="eastAsia"/>
          <w:b w:val="0"/>
          <w:bCs w:val="0"/>
        </w:rPr>
        <w:t>Drug feature extractor based on deep GCN</w:t>
      </w:r>
      <w:r>
        <w:rPr>
          <w:rFonts w:hint="eastAsia"/>
          <w:b w:val="0"/>
          <w:bCs w:val="0"/>
          <w:lang w:val="en-US" w:eastAsia="zh-CN"/>
        </w:rPr>
        <w:t xml:space="preserve"> </w:t>
      </w:r>
      <w:r>
        <w:rPr>
          <w:rFonts w:hint="eastAsia"/>
          <w:b w:val="0"/>
          <w:bCs w:val="0"/>
        </w:rPr>
        <w:t>Overall architecture of the drug feature extractor; (B) Structure of the multi block</w:t>
      </w:r>
    </w:p>
    <w:p w14:paraId="24A0EDED">
      <w:pPr>
        <w:spacing w:line="400" w:lineRule="exact"/>
        <w:ind w:firstLine="420"/>
      </w:pPr>
      <w:r>
        <w:rPr>
          <w:rFonts w:hint="eastAsia"/>
        </w:rPr>
        <w:t xml:space="preserve">For each node in the figure, the update formula for the next step is shown </w:t>
      </w:r>
      <w:r>
        <w:rPr>
          <w:rFonts w:hint="eastAsia"/>
          <w:lang w:val="en-US" w:eastAsia="zh-CN"/>
        </w:rPr>
        <w:t>as follows</w:t>
      </w:r>
      <w:r>
        <w:rPr>
          <w:rFonts w:hint="eastAsia"/>
        </w:rPr>
        <w:t>:</w:t>
      </w:r>
    </w:p>
    <w:p w14:paraId="4CD4549E">
      <w:pPr>
        <w:spacing w:line="400" w:lineRule="exact"/>
        <w:ind w:firstLine="420"/>
      </w:pPr>
    </w:p>
    <w:p w14:paraId="08BF2218">
      <w:pPr>
        <w:spacing w:line="400" w:lineRule="exact"/>
        <w:ind w:firstLine="420"/>
        <w:rPr>
          <w:rFonts w:hAnsi="Cambria Math"/>
          <w:i/>
        </w:rPr>
      </w:pPr>
      <m:oMathPara>
        <m:oMathParaPr>
          <m:jc m:val="right"/>
        </m:oMathParaPr>
        <m:oMath>
          <m:eqArr>
            <m:eqArrPr>
              <m:maxDist m:val="1"/>
              <m:ctrlPr>
                <w:rPr>
                  <w:rFonts w:ascii="Cambria Math" w:hAnsi="Cambria Math"/>
                  <w:i/>
                </w:rPr>
              </m:ctrlPr>
            </m:eqArr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up>
                  <m:d>
                    <m:dPr>
                      <m:ctrlPr>
                        <w:rPr>
                          <w:rFonts w:ascii="Cambria Math" w:hAnsi="Cambria Math"/>
                          <w:i/>
                        </w:rPr>
                      </m:ctrlPr>
                    </m:dPr>
                    <m:e>
                      <m:r>
                        <m:rPr/>
                        <w:rPr>
                          <w:rFonts w:ascii="Cambria Math" w:hAnsi="Cambria Math"/>
                        </w:rPr>
                        <m:t>t+1</m:t>
                      </m:r>
                      <m:ctrlPr>
                        <w:rPr>
                          <w:rFonts w:ascii="Cambria Math" w:hAnsi="Cambria Math"/>
                          <w:i/>
                        </w:rPr>
                      </m:ctrlPr>
                    </m:e>
                  </m:d>
                  <m:ctrlPr>
                    <w:rPr>
                      <w:rFonts w:ascii="Cambria Math" w:hAnsi="Cambria Math"/>
                      <w:i/>
                    </w:rPr>
                  </m:ctrlPr>
                </m:sup>
              </m:sSubSup>
              <m:r>
                <m:rP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m:rPr/>
                        <w:rPr>
                          <w:rFonts w:ascii="Cambria Math" w:hAnsi="Cambria Math"/>
                        </w:rPr>
                        <m:t>W</m:t>
                      </m:r>
                      <m:ctrlPr>
                        <w:rPr>
                          <w:rFonts w:ascii="Cambria Math" w:hAnsi="Cambria Math"/>
                        </w:rPr>
                      </m:ctrlPr>
                    </m:e>
                    <m:sub>
                      <m:r>
                        <m:rPr/>
                        <w:rPr>
                          <w:rFonts w:ascii="Cambria Math" w:hAnsi="Cambria Math"/>
                        </w:rPr>
                        <m:t>1</m:t>
                      </m:r>
                      <m:ctrlPr>
                        <w:rPr>
                          <w:rFonts w:ascii="Cambria Math" w:hAnsi="Cambria Math"/>
                          <w:i/>
                        </w:rPr>
                      </m:ctrlPr>
                    </m:sub>
                  </m:sSub>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up>
                      <m:d>
                        <m:dPr>
                          <m:ctrlPr>
                            <w:rPr>
                              <w:rFonts w:ascii="Cambria Math" w:hAnsi="Cambria Math"/>
                              <w:i/>
                            </w:rPr>
                          </m:ctrlPr>
                        </m:dPr>
                        <m:e>
                          <m:r>
                            <m:rPr/>
                            <w:rPr>
                              <w:rFonts w:ascii="Cambria Math" w:hAnsi="Cambria Math"/>
                            </w:rPr>
                            <m:t>t</m:t>
                          </m:r>
                          <m:ctrlPr>
                            <w:rPr>
                              <w:rFonts w:ascii="Cambria Math" w:hAnsi="Cambria Math"/>
                              <w:i/>
                            </w:rPr>
                          </m:ctrlPr>
                        </m:e>
                      </m:d>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2</m:t>
                      </m:r>
                      <m:ctrlPr>
                        <w:rPr>
                          <w:rFonts w:ascii="Cambria Math" w:hAnsi="Cambria Math"/>
                          <w:i/>
                        </w:rPr>
                      </m:ctrlPr>
                    </m:sub>
                  </m:sSub>
                  <m:nary>
                    <m:naryPr>
                      <m:chr m:val="∑"/>
                      <m:supHide m:val="1"/>
                      <m:ctrlPr>
                        <w:rPr>
                          <w:rFonts w:ascii="Cambria Math" w:hAnsi="Cambria Math"/>
                        </w:rPr>
                      </m:ctrlPr>
                    </m:naryPr>
                    <m:sub>
                      <m:r>
                        <m:rPr/>
                        <w:rPr>
                          <w:rFonts w:ascii="Cambria Math" w:hAnsi="Cambria Math"/>
                        </w:rPr>
                        <m:t>j</m:t>
                      </m:r>
                      <m:r>
                        <m:rPr>
                          <m:sty m:val="p"/>
                        </m:rPr>
                        <w:rPr>
                          <w:rFonts w:hint="eastAsia" w:ascii="Cambria Math" w:hAnsi="Cambria Math"/>
                        </w:rPr>
                        <m:t>∈</m:t>
                      </m:r>
                      <m:r>
                        <m:rPr>
                          <m:scr m:val="script"/>
                        </m:rPr>
                        <w:rPr>
                          <w:rFonts w:ascii="Cambria Math" w:hAnsi="Cambria Math"/>
                        </w:rPr>
                        <m:t>N</m:t>
                      </m:r>
                      <m:d>
                        <m:dPr>
                          <m:ctrlPr>
                            <w:rPr>
                              <w:rFonts w:ascii="Cambria Math" w:hAnsi="Cambria Math"/>
                              <w:i/>
                            </w:rPr>
                          </m:ctrlPr>
                        </m:dPr>
                        <m:e>
                          <m:r>
                            <m:rPr/>
                            <w:rPr>
                              <w:rFonts w:ascii="Cambria Math" w:hAnsi="Cambria Math"/>
                            </w:rPr>
                            <m:t>i</m:t>
                          </m:r>
                          <m:ctrlPr>
                            <w:rPr>
                              <w:rFonts w:ascii="Cambria Math" w:hAnsi="Cambria Math"/>
                              <w:i/>
                            </w:rPr>
                          </m:ctrlPr>
                        </m:e>
                      </m:d>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d>
                            <m:dPr>
                              <m:ctrlPr>
                                <w:rPr>
                                  <w:rFonts w:ascii="Cambria Math" w:hAnsi="Cambria Math"/>
                                  <w:i/>
                                </w:rPr>
                              </m:ctrlPr>
                            </m:dPr>
                            <m:e>
                              <m:r>
                                <m:rPr/>
                                <w:rPr>
                                  <w:rFonts w:ascii="Cambria Math" w:hAnsi="Cambria Math"/>
                                </w:rPr>
                                <m:t>t</m:t>
                              </m:r>
                              <m:ctrlPr>
                                <w:rPr>
                                  <w:rFonts w:ascii="Cambria Math" w:hAnsi="Cambria Math"/>
                                  <w:i/>
                                </w:rPr>
                              </m:ctrlPr>
                            </m:e>
                          </m:d>
                          <m:ctrlPr>
                            <w:rPr>
                              <w:rFonts w:ascii="Cambria Math" w:hAnsi="Cambria Math"/>
                              <w:i/>
                            </w:rPr>
                          </m:ctrlPr>
                        </m:sup>
                      </m:sSubSup>
                      <m:ctrlPr>
                        <w:rPr>
                          <w:rFonts w:ascii="Cambria Math" w:hAnsi="Cambria Math"/>
                          <w:i/>
                        </w:rPr>
                      </m:ctrlPr>
                    </m:e>
                  </m:nary>
                  <m:ctrlPr>
                    <w:rPr>
                      <w:rFonts w:ascii="Cambria Math" w:hAnsi="Cambria Math"/>
                      <w:i/>
                    </w:rPr>
                  </m:ctrlPr>
                </m:e>
              </m:d>
              <m:r>
                <m:rPr/>
                <w:rPr>
                  <w:rFonts w:hint="default" w:ascii="Cambria Math" w:hAnsi="Cambria Math"/>
                  <w:lang w:val="en-US" w:eastAsia="zh-CN"/>
                </w:rPr>
                <m:t xml:space="preserve">                                           </m:t>
              </m:r>
              <m:d>
                <m:dPr>
                  <m:begChr m:val="（"/>
                  <m:endChr m:val="）"/>
                  <m:ctrlPr>
                    <w:rPr>
                      <w:rFonts w:ascii="Cambria Math" w:hAnsi="Cambria Math"/>
                      <w:i/>
                    </w:rPr>
                  </m:ctrlPr>
                </m:dPr>
                <m:e>
                  <m:r>
                    <m:rPr/>
                    <w:rPr>
                      <w:rFonts w:hint="default" w:ascii="Cambria Math" w:hAnsi="Cambria Math"/>
                      <w:lang w:val="en-US" w:eastAsia="zh-CN"/>
                    </w:rPr>
                    <m:t>2</m:t>
                  </m:r>
                  <m:ctrlPr>
                    <w:rPr>
                      <w:rFonts w:ascii="Cambria Math" w:hAnsi="Cambria Math"/>
                      <w:i/>
                    </w:rPr>
                  </m:ctrlPr>
                </m:e>
              </m:d>
              <m:ctrlPr>
                <w:rPr>
                  <w:rFonts w:ascii="Cambria Math" w:hAnsi="Cambria Math"/>
                  <w:i/>
                </w:rPr>
              </m:ctrlPr>
            </m:e>
          </m:eqArr>
        </m:oMath>
      </m:oMathPara>
    </w:p>
    <w:p w14:paraId="278BAD64">
      <w:pPr>
        <w:spacing w:line="400" w:lineRule="exact"/>
        <w:rPr>
          <w:rFonts w:hAnsi="Cambria Math"/>
          <w:i/>
        </w:rPr>
      </w:pPr>
    </w:p>
    <w:p w14:paraId="3487916C">
      <w:pPr>
        <w:widowControl/>
        <w:spacing w:line="400" w:lineRule="exact"/>
        <w:jc w:val="left"/>
      </w:pPr>
      <w:r>
        <w:rPr>
          <w:rFonts w:hint="eastAsia"/>
        </w:rPr>
        <w:t xml:space="preserve">Here,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 xml:space="preserve"> and </w:t>
      </w:r>
      <m:oMath>
        <m:sSub>
          <m:sSubPr>
            <m:ctrlPr>
              <w:rPr>
                <w:rFonts w:ascii="Cambria Math" w:hAnsi="Cambria Math"/>
                <w:i/>
              </w:rPr>
            </m:ctrlPr>
          </m:sSubPr>
          <m:e>
            <m:r>
              <m:rPr/>
              <w:rPr>
                <w:rFonts w:ascii="Cambria Math" w:hAnsi="Cambria Math"/>
              </w:rPr>
              <m:t>W</m:t>
            </m:r>
            <m:ctrlPr>
              <w:rPr>
                <w:rFonts w:ascii="Cambria Math" w:hAnsi="Cambria Math"/>
              </w:rPr>
            </m:ctrlPr>
          </m:e>
          <m:sub>
            <m:r>
              <m:rPr>
                <m:sty m:val="p"/>
              </m:rPr>
              <w:rPr>
                <w:rFonts w:hint="default" w:ascii="Cambria Math" w:hAnsi="Cambria Math"/>
                <w:lang w:val="en-US" w:eastAsia="zh-CN"/>
              </w:rPr>
              <m:t>2</m:t>
            </m:r>
            <m:ctrlPr>
              <w:rPr>
                <w:rFonts w:ascii="Cambria Math" w:hAnsi="Cambria Math"/>
                <w:i/>
              </w:rPr>
            </m:ctrlPr>
          </m:sub>
        </m:sSub>
      </m:oMath>
      <w:r>
        <w:rPr>
          <w:rFonts w:hint="eastAsia"/>
        </w:rPr>
        <w:t xml:space="preserve"> are the learned weight matrices shared by all vertices,</w:t>
      </w:r>
      <w:r>
        <w:rPr>
          <w:rFonts w:hint="eastAsia"/>
          <w:lang w:val="en-US" w:eastAsia="zh-CN"/>
        </w:rPr>
        <w:t xml:space="preserve"> </w:t>
      </w:r>
      <m:oMath>
        <m:r>
          <m:rPr>
            <m:scr m:val="script"/>
          </m:rPr>
          <w:rPr>
            <w:rFonts w:ascii="Cambria Math" w:hAnsi="Cambria Math"/>
          </w:rPr>
          <m:t>N</m:t>
        </m:r>
        <m:d>
          <m:dPr>
            <m:ctrlPr>
              <w:rPr>
                <w:rFonts w:ascii="Cambria Math" w:hAnsi="Cambria Math"/>
                <w:i/>
              </w:rPr>
            </m:ctrlPr>
          </m:dPr>
          <m:e>
            <m:r>
              <m:rPr/>
              <w:rPr>
                <w:rFonts w:ascii="Cambria Math" w:hAnsi="Cambria Math"/>
              </w:rPr>
              <m:t>i</m:t>
            </m:r>
            <m:ctrlPr>
              <w:rPr>
                <w:rFonts w:ascii="Cambria Math" w:hAnsi="Cambria Math"/>
                <w:i/>
              </w:rPr>
            </m:ctrlPr>
          </m:e>
        </m:d>
      </m:oMath>
      <w:r>
        <w:rPr>
          <w:rFonts w:hint="eastAsia"/>
        </w:rPr>
        <w:t xml:space="preserve"> is the set of adjacent nodes of the vertex</w:t>
      </w:r>
      <w:r>
        <w:rPr>
          <w:rFonts w:hint="eastAsia"/>
          <w:lang w:val="en-US" w:eastAsia="zh-CN"/>
        </w:rPr>
        <w:t xml:space="preserve"> i</w:t>
      </w:r>
      <w:r>
        <w:rPr>
          <w:rFonts w:hint="eastAsia"/>
        </w:rPr>
        <w:t xml:space="preserve">, </w:t>
      </w:r>
      <m:oMath>
        <m:r>
          <m:rPr>
            <m:sty m:val="p"/>
          </m:rPr>
          <w:rPr>
            <w:rFonts w:ascii="Cambria Math" w:hAnsi="Cambria Math"/>
          </w:rPr>
          <m:t>σ</m:t>
        </m:r>
        <m:r>
          <m:rPr>
            <m:sty m:val="p"/>
          </m:rPr>
          <w:rPr>
            <w:rFonts w:hint="default" w:ascii="Cambria Math" w:hAnsi="Cambria Math"/>
            <w:lang w:val="en-US" w:eastAsia="zh-CN"/>
          </w:rPr>
          <m:t>()</m:t>
        </m:r>
      </m:oMath>
      <w:r>
        <w:rPr>
          <w:rFonts w:hint="eastAsia"/>
          <w:lang w:val="en-US" w:eastAsia="zh-CN"/>
        </w:rPr>
        <w:t xml:space="preserve"> </w:t>
      </w:r>
      <w:r>
        <w:rPr>
          <w:rFonts w:hint="eastAsia"/>
        </w:rPr>
        <w:t xml:space="preserve">is batch normalization at the node </w:t>
      </w:r>
      <w:r>
        <w:rPr>
          <w:rFonts w:hint="eastAsia"/>
          <w:lang w:val="en-US" w:eastAsia="zh-CN"/>
        </w:rPr>
        <w:t xml:space="preserve">and also a </w:t>
      </w:r>
      <w:r>
        <w:rPr>
          <w:rFonts w:hint="eastAsia"/>
        </w:rPr>
        <w:t xml:space="preserve">ReLU activation function. In the next step, the updated node features are fed into the multi-scale </w:t>
      </w:r>
      <w:r>
        <w:rPr>
          <w:rFonts w:hint="eastAsia"/>
          <w:lang w:val="en-US" w:eastAsia="zh-CN"/>
        </w:rPr>
        <w:t xml:space="preserve">block </w:t>
      </w:r>
      <w:r>
        <w:rPr>
          <w:rFonts w:hint="eastAsia"/>
        </w:rPr>
        <w:t>for iteration, to extract more information on the graph. Each multi-scale block contains N graph convolution layers,</w:t>
      </w:r>
      <w:r>
        <w:rPr>
          <w:rFonts w:hint="eastAsia"/>
          <w:lang w:val="en-US" w:eastAsia="zh-CN"/>
        </w:rPr>
        <w:t xml:space="preserve"> which</w:t>
      </w:r>
      <w:r>
        <w:rPr>
          <w:rFonts w:hint="eastAsia"/>
        </w:rPr>
        <w:t xml:space="preserve"> introduce</w:t>
      </w:r>
      <w:r>
        <w:rPr>
          <w:rFonts w:hint="eastAsia"/>
          <w:lang w:val="en-US" w:eastAsia="zh-CN"/>
        </w:rPr>
        <w:t xml:space="preserve">s </w:t>
      </w:r>
      <w:r>
        <w:rPr>
          <w:rFonts w:hint="eastAsia"/>
        </w:rPr>
        <w:t xml:space="preserve">dense connections into the GCN, connecting </w:t>
      </w:r>
      <w:r>
        <w:rPr>
          <w:rFonts w:hint="eastAsia"/>
          <w:lang w:val="en-US" w:eastAsia="zh-CN"/>
        </w:rPr>
        <w:t xml:space="preserve">each </w:t>
      </w:r>
      <w:r>
        <w:rPr>
          <w:rFonts w:hint="eastAsia"/>
        </w:rPr>
        <w:t>layer with other layers in a feed-forward manner,</w:t>
      </w:r>
      <w:r>
        <w:rPr>
          <w:rFonts w:hint="eastAsia"/>
          <w:lang w:val="en-US" w:eastAsia="zh-CN"/>
        </w:rPr>
        <w:t xml:space="preserve"> </w:t>
      </w:r>
      <w:r>
        <w:rPr>
          <w:rFonts w:hint="eastAsia"/>
        </w:rPr>
        <w:t xml:space="preserve">allowing all layers to directly access the gradients of the loss function with respect to each weight, thus avoiding the of gradient disappearance and ensuring the performance of deep GCN. The multi-scale block is shown in </w:t>
      </w:r>
      <w:r>
        <w:rPr>
          <w:rFonts w:hint="eastAsia"/>
          <w:lang w:val="en-US" w:eastAsia="zh-CN"/>
        </w:rPr>
        <w:t xml:space="preserve">the </w:t>
      </w:r>
      <w:r>
        <w:rPr>
          <w:rFonts w:hint="eastAsia"/>
        </w:rPr>
        <w:t>f</w:t>
      </w:r>
      <w:r>
        <w:rPr>
          <w:rFonts w:hint="eastAsia"/>
          <w:lang w:val="en-US" w:eastAsia="zh-CN"/>
        </w:rPr>
        <w:t>ollowing</w:t>
      </w:r>
      <w:r>
        <w:rPr>
          <w:rFonts w:hint="eastAsia"/>
        </w:rPr>
        <w:t>:</w:t>
      </w:r>
    </w:p>
    <w:p w14:paraId="4FE2A9A2">
      <w:pPr>
        <w:widowControl/>
        <w:spacing w:line="400" w:lineRule="exact"/>
        <w:ind w:firstLine="420"/>
        <w:jc w:val="left"/>
      </w:pPr>
    </w:p>
    <w:p w14:paraId="45929E0B">
      <w:pPr>
        <w:widowControl/>
        <w:spacing w:line="400" w:lineRule="exact"/>
        <w:jc w:val="left"/>
      </w:pPr>
    </w:p>
    <w:p w14:paraId="24C5DEF2">
      <w:pPr>
        <w:spacing w:line="400" w:lineRule="exact"/>
        <w:ind w:firstLine="420"/>
      </w:pPr>
      <m:oMathPara>
        <m:oMathParaPr>
          <m:jc m:val="right"/>
        </m:oMathParaPr>
        <m:oMath>
          <m:eqArr>
            <m:eqArrPr>
              <m:maxDist m:val="1"/>
              <m:ctrlPr>
                <w:rPr>
                  <w:rFonts w:ascii="Cambria Math" w:hAnsi="Cambria Math"/>
                  <w:i/>
                </w:rPr>
              </m:ctrlPr>
            </m:eqArrPr>
            <m:e>
              <m:m>
                <m:mPr>
                  <m:mcs>
                    <m:mc>
                      <m:mcPr>
                        <m:count m:val="2"/>
                        <m:mcJc m:val="center"/>
                      </m:mcPr>
                    </m:mc>
                  </m:mcs>
                  <m:plcHide m:val="1"/>
                  <m:ctrlPr>
                    <w:rPr>
                      <w:rFonts w:ascii="Cambria Math" w:hAnsi="Cambria Math"/>
                    </w:rPr>
                  </m:ctrlPr>
                </m:mPr>
                <m:mr>
                  <m:e>
                    <m:r>
                      <m:rPr/>
                      <w:rPr>
                        <w:rFonts w:ascii="Cambria Math" w:hAnsi="Cambria Math"/>
                      </w:rPr>
                      <m:t xml:space="preserve"> </m:t>
                    </m:r>
                    <m:ctrlPr>
                      <w:rPr>
                        <w:rFonts w:ascii="Cambria Math" w:hAnsi="Cambria Math"/>
                      </w:rPr>
                    </m:ctrlPr>
                  </m:e>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1</m:t>
                            </m:r>
                            <m:ctrlPr>
                              <w:rPr>
                                <w:rFonts w:ascii="Cambria Math" w:hAnsi="Cambria Math"/>
                                <w:i/>
                              </w:rPr>
                            </m:ctrlPr>
                          </m:e>
                        </m:d>
                        <m:ctrlPr>
                          <w:rPr>
                            <w:rFonts w:ascii="Cambria Math" w:hAnsi="Cambria Math"/>
                          </w:rPr>
                        </m:ctrlPr>
                      </m:sup>
                    </m:sSubSup>
                    <m:r>
                      <m:rPr/>
                      <w:rPr>
                        <w:rFonts w:ascii="Cambria Math" w:hAnsi="Cambria Math"/>
                      </w:rPr>
                      <m:t>=H</m:t>
                    </m:r>
                    <m:d>
                      <m:dPr>
                        <m:ctrlPr>
                          <w:rPr>
                            <w:rFonts w:ascii="Cambria Math" w:hAnsi="Cambria Math"/>
                            <w:i/>
                          </w:rPr>
                        </m:ctrlPr>
                      </m:dPr>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0</m:t>
                                </m:r>
                                <m:ctrlPr>
                                  <w:rPr>
                                    <w:rFonts w:ascii="Cambria Math" w:hAnsi="Cambria Math"/>
                                    <w:i/>
                                  </w:rPr>
                                </m:ctrlPr>
                              </m:e>
                            </m:d>
                            <m:ctrlPr>
                              <w:rPr>
                                <w:rFonts w:ascii="Cambria Math" w:hAnsi="Cambria Math"/>
                              </w:rPr>
                            </m:ctrlPr>
                          </m:sup>
                        </m:sSubSup>
                        <m:r>
                          <m:rPr/>
                          <w:rPr>
                            <w:rFonts w:ascii="Cambria Math" w:hAnsi="Cambria Math"/>
                          </w:rPr>
                          <m:t>,</m:t>
                        </m:r>
                        <m:sSub>
                          <m:sSubPr>
                            <m:ctrlPr>
                              <w:rPr>
                                <w:rFonts w:ascii="Cambria Math" w:hAnsi="Cambria Math"/>
                              </w:rPr>
                            </m:ctrlPr>
                          </m:sSubPr>
                          <m:e>
                            <m:r>
                              <m:rPr>
                                <m:sty m:val="p"/>
                              </m:rPr>
                              <w:rPr>
                                <w:rFonts w:ascii="Cambria Math" w:hAnsi="Cambria Math"/>
                              </w:rPr>
                              <m:t>Θ</m:t>
                            </m:r>
                            <m:ctrlPr>
                              <w:rPr>
                                <w:rFonts w:ascii="Cambria Math" w:hAnsi="Cambria Math"/>
                              </w:rPr>
                            </m:ctrlPr>
                          </m:e>
                          <m:sub>
                            <m:r>
                              <m:rPr/>
                              <w:rPr>
                                <w:rFonts w:ascii="Cambria Math" w:hAnsi="Cambria Math"/>
                              </w:rPr>
                              <m:t>1</m:t>
                            </m:r>
                            <m:ctrlPr>
                              <w:rPr>
                                <w:rFonts w:ascii="Cambria Math" w:hAnsi="Cambria Math"/>
                              </w:rPr>
                            </m:ctrlPr>
                          </m:sub>
                        </m:sSub>
                        <m:ctrlPr>
                          <w:rPr>
                            <w:rFonts w:ascii="Cambria Math" w:hAnsi="Cambria Math"/>
                            <w:i/>
                          </w:rPr>
                        </m:ctrlPr>
                      </m:e>
                    </m:d>
                    <m:ctrlPr>
                      <w:rPr>
                        <w:rFonts w:ascii="Cambria Math" w:hAnsi="Cambria Math"/>
                      </w:rPr>
                    </m:ctrlPr>
                  </m:e>
                </m:mr>
                <m:mr>
                  <m:e>
                    <m:r>
                      <m:rPr/>
                      <w:rPr>
                        <w:rFonts w:ascii="Cambria Math" w:hAnsi="Cambria Math"/>
                      </w:rPr>
                      <m:t xml:space="preserve"> </m:t>
                    </m:r>
                    <m:ctrlPr>
                      <w:rPr>
                        <w:rFonts w:ascii="Cambria Math" w:hAnsi="Cambria Math"/>
                      </w:rPr>
                    </m:ctrlPr>
                  </m:e>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2</m:t>
                            </m:r>
                            <m:ctrlPr>
                              <w:rPr>
                                <w:rFonts w:ascii="Cambria Math" w:hAnsi="Cambria Math"/>
                                <w:i/>
                              </w:rPr>
                            </m:ctrlPr>
                          </m:e>
                        </m:d>
                        <m:ctrlPr>
                          <w:rPr>
                            <w:rFonts w:ascii="Cambria Math" w:hAnsi="Cambria Math"/>
                          </w:rPr>
                        </m:ctrlPr>
                      </m:sup>
                    </m:sSubSup>
                    <m:r>
                      <m:rPr/>
                      <w:rPr>
                        <w:rFonts w:ascii="Cambria Math" w:hAnsi="Cambria Math"/>
                      </w:rPr>
                      <m:t>=H</m:t>
                    </m:r>
                    <m:d>
                      <m:dPr>
                        <m:ctrlPr>
                          <w:rPr>
                            <w:rFonts w:ascii="Cambria Math" w:hAnsi="Cambria Math"/>
                            <w:i/>
                          </w:rPr>
                        </m:ctrlPr>
                      </m:dPr>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0</m:t>
                                </m:r>
                                <m:ctrlPr>
                                  <w:rPr>
                                    <w:rFonts w:ascii="Cambria Math" w:hAnsi="Cambria Math"/>
                                    <w:i/>
                                  </w:rPr>
                                </m:ctrlPr>
                              </m:e>
                            </m:d>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1</m:t>
                                </m:r>
                                <m:ctrlPr>
                                  <w:rPr>
                                    <w:rFonts w:ascii="Cambria Math" w:hAnsi="Cambria Math"/>
                                    <w:i/>
                                  </w:rPr>
                                </m:ctrlPr>
                              </m:e>
                            </m:d>
                            <m:ctrlPr>
                              <w:rPr>
                                <w:rFonts w:ascii="Cambria Math" w:hAnsi="Cambria Math"/>
                              </w:rPr>
                            </m:ctrlPr>
                          </m:sup>
                        </m:sSubSup>
                        <m:r>
                          <m:rPr/>
                          <w:rPr>
                            <w:rFonts w:ascii="Cambria Math" w:hAnsi="Cambria Math"/>
                          </w:rPr>
                          <m:t>,</m:t>
                        </m:r>
                        <m:sSub>
                          <m:sSubPr>
                            <m:ctrlPr>
                              <w:rPr>
                                <w:rFonts w:ascii="Cambria Math" w:hAnsi="Cambria Math"/>
                              </w:rPr>
                            </m:ctrlPr>
                          </m:sSubPr>
                          <m:e>
                            <m:r>
                              <m:rPr>
                                <m:sty m:val="p"/>
                              </m:rPr>
                              <w:rPr>
                                <w:rFonts w:ascii="Cambria Math" w:hAnsi="Cambria Math"/>
                              </w:rPr>
                              <m:t>Θ</m:t>
                            </m:r>
                            <m:ctrlPr>
                              <w:rPr>
                                <w:rFonts w:ascii="Cambria Math" w:hAnsi="Cambria Math"/>
                              </w:rPr>
                            </m:ctrlPr>
                          </m:e>
                          <m:sub>
                            <m:r>
                              <m:rPr/>
                              <w:rPr>
                                <w:rFonts w:ascii="Cambria Math" w:hAnsi="Cambria Math"/>
                              </w:rPr>
                              <m:t>2</m:t>
                            </m:r>
                            <m:ctrlPr>
                              <w:rPr>
                                <w:rFonts w:ascii="Cambria Math" w:hAnsi="Cambria Math"/>
                              </w:rPr>
                            </m:ctrlPr>
                          </m:sub>
                        </m:sSub>
                        <m:ctrlPr>
                          <w:rPr>
                            <w:rFonts w:ascii="Cambria Math" w:hAnsi="Cambria Math"/>
                            <w:i/>
                          </w:rPr>
                        </m:ctrlPr>
                      </m:e>
                    </m:d>
                    <m:ctrlPr>
                      <w:rPr>
                        <w:rFonts w:ascii="Cambria Math" w:hAnsi="Cambria Math"/>
                      </w:rPr>
                    </m:ctrlPr>
                  </m:e>
                </m:mr>
                <m:mr>
                  <m:e>
                    <m:r>
                      <m:rPr/>
                      <w:rPr>
                        <w:rFonts w:ascii="Cambria Math" w:hAnsi="Cambria Math"/>
                      </w:rPr>
                      <m:t xml:space="preserve"> </m:t>
                    </m:r>
                    <m:ctrlPr>
                      <w:rPr>
                        <w:rFonts w:ascii="Cambria Math" w:hAnsi="Cambria Math"/>
                      </w:rPr>
                    </m:ctrlPr>
                  </m:e>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3</m:t>
                            </m:r>
                            <m:ctrlPr>
                              <w:rPr>
                                <w:rFonts w:ascii="Cambria Math" w:hAnsi="Cambria Math"/>
                                <w:i/>
                              </w:rPr>
                            </m:ctrlPr>
                          </m:e>
                        </m:d>
                        <m:ctrlPr>
                          <w:rPr>
                            <w:rFonts w:ascii="Cambria Math" w:hAnsi="Cambria Math"/>
                          </w:rPr>
                        </m:ctrlPr>
                      </m:sup>
                    </m:sSubSup>
                    <m:r>
                      <m:rPr/>
                      <w:rPr>
                        <w:rFonts w:ascii="Cambria Math" w:hAnsi="Cambria Math"/>
                      </w:rPr>
                      <m:t>=H</m:t>
                    </m:r>
                    <m:d>
                      <m:dPr>
                        <m:ctrlPr>
                          <w:rPr>
                            <w:rFonts w:ascii="Cambria Math" w:hAnsi="Cambria Math"/>
                            <w:i/>
                          </w:rPr>
                        </m:ctrlPr>
                      </m:dPr>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0</m:t>
                                </m:r>
                                <m:ctrlPr>
                                  <w:rPr>
                                    <w:rFonts w:ascii="Cambria Math" w:hAnsi="Cambria Math"/>
                                    <w:i/>
                                  </w:rPr>
                                </m:ctrlPr>
                              </m:e>
                            </m:d>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1</m:t>
                                </m:r>
                                <m:ctrlPr>
                                  <w:rPr>
                                    <w:rFonts w:ascii="Cambria Math" w:hAnsi="Cambria Math"/>
                                    <w:i/>
                                  </w:rPr>
                                </m:ctrlPr>
                              </m:e>
                            </m:d>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2</m:t>
                                </m:r>
                                <m:ctrlPr>
                                  <w:rPr>
                                    <w:rFonts w:ascii="Cambria Math" w:hAnsi="Cambria Math"/>
                                    <w:i/>
                                  </w:rPr>
                                </m:ctrlPr>
                              </m:e>
                            </m:d>
                            <m:ctrlPr>
                              <w:rPr>
                                <w:rFonts w:ascii="Cambria Math" w:hAnsi="Cambria Math"/>
                              </w:rPr>
                            </m:ctrlPr>
                          </m:sup>
                        </m:sSubSup>
                        <m:r>
                          <m:rPr/>
                          <w:rPr>
                            <w:rFonts w:ascii="Cambria Math" w:hAnsi="Cambria Math"/>
                          </w:rPr>
                          <m:t>,</m:t>
                        </m:r>
                        <m:sSub>
                          <m:sSubPr>
                            <m:ctrlPr>
                              <w:rPr>
                                <w:rFonts w:ascii="Cambria Math" w:hAnsi="Cambria Math"/>
                              </w:rPr>
                            </m:ctrlPr>
                          </m:sSubPr>
                          <m:e>
                            <m:r>
                              <m:rPr>
                                <m:sty m:val="p"/>
                              </m:rPr>
                              <w:rPr>
                                <w:rFonts w:ascii="Cambria Math" w:hAnsi="Cambria Math"/>
                              </w:rPr>
                              <m:t>Θ</m:t>
                            </m:r>
                            <m:ctrlPr>
                              <w:rPr>
                                <w:rFonts w:ascii="Cambria Math" w:hAnsi="Cambria Math"/>
                              </w:rPr>
                            </m:ctrlPr>
                          </m:e>
                          <m:sub>
                            <m:r>
                              <m:rPr/>
                              <w:rPr>
                                <w:rFonts w:ascii="Cambria Math" w:hAnsi="Cambria Math"/>
                              </w:rPr>
                              <m:t>3</m:t>
                            </m:r>
                            <m:ctrlPr>
                              <w:rPr>
                                <w:rFonts w:ascii="Cambria Math" w:hAnsi="Cambria Math"/>
                              </w:rPr>
                            </m:ctrlPr>
                          </m:sub>
                        </m:sSub>
                        <m:ctrlPr>
                          <w:rPr>
                            <w:rFonts w:ascii="Cambria Math" w:hAnsi="Cambria Math"/>
                            <w:i/>
                          </w:rPr>
                        </m:ctrlPr>
                      </m:e>
                    </m:d>
                    <m:ctrlPr>
                      <w:rPr>
                        <w:rFonts w:ascii="Cambria Math" w:hAnsi="Cambria Math"/>
                      </w:rPr>
                    </m:ctrlPr>
                  </m:e>
                </m:mr>
                <m:mr>
                  <m:e>
                    <m:r>
                      <m:rPr/>
                      <w:rPr>
                        <w:rFonts w:ascii="Cambria Math" w:hAnsi="Cambria Math"/>
                      </w:rPr>
                      <m:t xml:space="preserve"> </m:t>
                    </m:r>
                    <m:ctrlPr>
                      <w:rPr>
                        <w:rFonts w:ascii="Cambria Math" w:hAnsi="Cambria Math"/>
                      </w:rPr>
                    </m:ctrlPr>
                  </m:e>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N</m:t>
                            </m:r>
                            <m:ctrlPr>
                              <w:rPr>
                                <w:rFonts w:ascii="Cambria Math" w:hAnsi="Cambria Math"/>
                                <w:i/>
                              </w:rPr>
                            </m:ctrlPr>
                          </m:e>
                        </m:d>
                        <m:ctrlPr>
                          <w:rPr>
                            <w:rFonts w:ascii="Cambria Math" w:hAnsi="Cambria Math"/>
                          </w:rPr>
                        </m:ctrlPr>
                      </m:sup>
                    </m:sSubSup>
                    <m:r>
                      <m:rPr/>
                      <w:rPr>
                        <w:rFonts w:ascii="Cambria Math" w:hAnsi="Cambria Math"/>
                      </w:rPr>
                      <m:t>=H</m:t>
                    </m:r>
                    <m:d>
                      <m:dPr>
                        <m:ctrlPr>
                          <w:rPr>
                            <w:rFonts w:ascii="Cambria Math" w:hAnsi="Cambria Math"/>
                            <w:i/>
                          </w:rPr>
                        </m:ctrlPr>
                      </m:dPr>
                      <m:e>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0</m:t>
                                </m:r>
                                <m:ctrlPr>
                                  <w:rPr>
                                    <w:rFonts w:ascii="Cambria Math" w:hAnsi="Cambria Math"/>
                                    <w:i/>
                                  </w:rPr>
                                </m:ctrlPr>
                              </m:e>
                            </m:d>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1</m:t>
                                </m:r>
                                <m:ctrlPr>
                                  <w:rPr>
                                    <w:rFonts w:ascii="Cambria Math" w:hAnsi="Cambria Math"/>
                                    <w:i/>
                                  </w:rPr>
                                </m:ctrlPr>
                              </m:e>
                            </m:d>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up>
                            <m:d>
                              <m:dPr>
                                <m:ctrlPr>
                                  <w:rPr>
                                    <w:rFonts w:ascii="Cambria Math" w:hAnsi="Cambria Math"/>
                                    <w:i/>
                                  </w:rPr>
                                </m:ctrlPr>
                              </m:dPr>
                              <m:e>
                                <m:r>
                                  <m:rPr/>
                                  <w:rPr>
                                    <w:rFonts w:ascii="Cambria Math" w:hAnsi="Cambria Math"/>
                                  </w:rPr>
                                  <m:t>N−1</m:t>
                                </m:r>
                                <m:ctrlPr>
                                  <w:rPr>
                                    <w:rFonts w:ascii="Cambria Math" w:hAnsi="Cambria Math"/>
                                    <w:i/>
                                  </w:rPr>
                                </m:ctrlPr>
                              </m:e>
                            </m:d>
                            <m:ctrlPr>
                              <w:rPr>
                                <w:rFonts w:ascii="Cambria Math" w:hAnsi="Cambria Math"/>
                              </w:rPr>
                            </m:ctrlPr>
                          </m:sup>
                        </m:sSubSup>
                        <m:r>
                          <m:rPr/>
                          <w:rPr>
                            <w:rFonts w:ascii="Cambria Math" w:hAnsi="Cambria Math"/>
                          </w:rPr>
                          <m:t>,</m:t>
                        </m:r>
                        <m:sSub>
                          <m:sSubPr>
                            <m:ctrlPr>
                              <w:rPr>
                                <w:rFonts w:ascii="Cambria Math" w:hAnsi="Cambria Math"/>
                              </w:rPr>
                            </m:ctrlPr>
                          </m:sSubPr>
                          <m:e>
                            <m:r>
                              <m:rPr>
                                <m:sty m:val="p"/>
                              </m:rPr>
                              <w:rPr>
                                <w:rFonts w:ascii="Cambria Math" w:hAnsi="Cambria Math"/>
                              </w:rPr>
                              <m:t>Θ</m:t>
                            </m:r>
                            <m:ctrlPr>
                              <w:rPr>
                                <w:rFonts w:ascii="Cambria Math" w:hAnsi="Cambria Math"/>
                              </w:rPr>
                            </m:ctrlPr>
                          </m:e>
                          <m:sub>
                            <m:r>
                              <m:rPr/>
                              <w:rPr>
                                <w:rFonts w:ascii="Cambria Math" w:hAnsi="Cambria Math"/>
                              </w:rPr>
                              <m:t>N</m:t>
                            </m:r>
                            <m:ctrlPr>
                              <w:rPr>
                                <w:rFonts w:ascii="Cambria Math" w:hAnsi="Cambria Math"/>
                              </w:rPr>
                            </m:ctrlPr>
                          </m:sub>
                        </m:sSub>
                        <m:ctrlPr>
                          <w:rPr>
                            <w:rFonts w:ascii="Cambria Math" w:hAnsi="Cambria Math"/>
                            <w:i/>
                          </w:rPr>
                        </m:ctrlPr>
                      </m:e>
                    </m:d>
                    <m:ctrlPr>
                      <w:rPr>
                        <w:rFonts w:ascii="Cambria Math" w:hAnsi="Cambria Math"/>
                      </w:rPr>
                    </m:ctrlPr>
                  </m:e>
                </m:mr>
              </m:m>
              <m:r>
                <m:rPr>
                  <m:sty m:val="p"/>
                </m:rPr>
                <w:rPr>
                  <w:rFonts w:hint="default" w:ascii="Cambria Math" w:hAnsi="Cambria Math"/>
                  <w:lang w:val="en-US" w:eastAsia="zh-CN"/>
                </w:rPr>
                <m:t xml:space="preserve">                                     </m:t>
              </m:r>
              <m:d>
                <m:dPr>
                  <m:begChr m:val="（"/>
                  <m:endChr m:val="）"/>
                  <m:ctrlPr>
                    <w:rPr>
                      <w:rFonts w:ascii="Cambria Math" w:hAnsi="Cambria Math"/>
                      <w:i/>
                    </w:rPr>
                  </m:ctrlPr>
                </m:dPr>
                <m:e>
                  <m:r>
                    <m:rPr/>
                    <w:rPr>
                      <w:rFonts w:hint="default" w:ascii="Cambria Math" w:hAnsi="Cambria Math"/>
                      <w:lang w:val="en-US" w:eastAsia="zh-CN"/>
                    </w:rPr>
                    <m:t>3</m:t>
                  </m:r>
                  <m:ctrlPr>
                    <w:rPr>
                      <w:rFonts w:ascii="Cambria Math" w:hAnsi="Cambria Math"/>
                      <w:i/>
                    </w:rPr>
                  </m:ctrlPr>
                </m:e>
              </m:d>
              <m:ctrlPr>
                <w:rPr>
                  <w:rFonts w:ascii="Cambria Math" w:hAnsi="Cambria Math"/>
                  <w:i/>
                </w:rPr>
              </m:ctrlPr>
            </m:e>
          </m:eqArr>
        </m:oMath>
      </m:oMathPara>
    </w:p>
    <w:p w14:paraId="5606A050">
      <w:pPr>
        <w:spacing w:line="400" w:lineRule="exact"/>
        <w:ind w:firstLine="420"/>
        <w:rPr>
          <w:rFonts w:hAnsi="Cambria Math"/>
        </w:rPr>
      </w:pPr>
    </w:p>
    <w:p w14:paraId="5740F1F5">
      <w:pPr>
        <w:spacing w:line="400" w:lineRule="exact"/>
        <w:ind w:firstLine="420"/>
        <w:rPr>
          <w:rFonts w:ascii="Cambria Math" w:hAnsi="Cambria Math"/>
          <w:i/>
        </w:rPr>
      </w:pPr>
    </w:p>
    <w:p w14:paraId="32276137">
      <w:pPr>
        <w:spacing w:line="400" w:lineRule="exact"/>
        <w:rPr>
          <w:rFonts w:hint="eastAsia"/>
          <w:b w:val="0"/>
          <w:bCs w:val="0"/>
        </w:rPr>
      </w:pPr>
      <w:r>
        <w:rPr>
          <w:rFonts w:hint="eastAsia"/>
          <w:b w:val="0"/>
          <w:bCs w:val="0"/>
          <w:lang w:val="en-US" w:eastAsia="zh-CN"/>
        </w:rPr>
        <w:t xml:space="preserve">where </w:t>
      </w:r>
      <m:oMath>
        <m:r>
          <m:rPr/>
          <w:rPr>
            <w:rFonts w:ascii="Cambria Math" w:hAnsi="Cambria Math"/>
          </w:rPr>
          <m:t>H</m:t>
        </m:r>
      </m:oMath>
      <w:r>
        <w:rPr>
          <w:rFonts w:hint="eastAsia"/>
          <w:b w:val="0"/>
          <w:bCs w:val="0"/>
        </w:rPr>
        <w:t xml:space="preserve"> describes the graph convolutional layer, the parameters</w:t>
      </w:r>
      <w:r>
        <w:rPr>
          <w:rFonts w:hint="eastAsia"/>
          <w:b w:val="0"/>
          <w:bCs w:val="0"/>
          <w:lang w:val="en-US" w:eastAsia="zh-CN"/>
        </w:rPr>
        <w:t xml:space="preserve"> </w:t>
      </w:r>
      <m:oMath>
        <m:sSub>
          <m:sSubPr>
            <m:ctrlPr>
              <w:rPr>
                <w:rFonts w:ascii="Cambria Math" w:hAnsi="Cambria Math"/>
              </w:rPr>
            </m:ctrlPr>
          </m:sSubPr>
          <m:e>
            <m:r>
              <m:rPr>
                <m:sty m:val="p"/>
              </m:rPr>
              <w:rPr>
                <w:rFonts w:ascii="Cambria Math" w:hAnsi="Cambria Math"/>
              </w:rPr>
              <m:t>Θ</m:t>
            </m:r>
            <m:ctrlPr>
              <w:rPr>
                <w:rFonts w:ascii="Cambria Math" w:hAnsi="Cambria Math"/>
              </w:rPr>
            </m:ctrlPr>
          </m:e>
          <m:sub>
            <m:r>
              <m:rPr/>
              <w:rPr>
                <w:rFonts w:ascii="Cambria Math" w:hAnsi="Cambria Math"/>
              </w:rPr>
              <m:t>N</m:t>
            </m:r>
            <m:ctrlPr>
              <w:rPr>
                <w:rFonts w:ascii="Cambria Math" w:hAnsi="Cambria Math"/>
              </w:rPr>
            </m:ctrlPr>
          </m:sub>
        </m:sSub>
      </m:oMath>
      <w:r>
        <w:rPr>
          <w:rFonts w:hint="eastAsia"/>
          <w:b w:val="0"/>
          <w:bCs w:val="0"/>
        </w:rPr>
        <w:t xml:space="preserve"> are composed of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b w:val="0"/>
          <w:bCs w:val="0"/>
          <w:lang w:val="en-US" w:eastAsia="zh-CN"/>
        </w:rPr>
        <w:t xml:space="preserve"> </w:t>
      </w:r>
      <w:r>
        <w:rPr>
          <w:rFonts w:hint="eastAsia"/>
          <w:b w:val="0"/>
          <w:bCs w:val="0"/>
        </w:rPr>
        <w:t xml:space="preserve">and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Sub>
      </m:oMath>
      <w:r>
        <w:rPr>
          <w:rFonts w:hint="eastAsia"/>
          <w:b w:val="0"/>
          <w:bCs w:val="0"/>
        </w:rPr>
        <w:t xml:space="preserve">. </w:t>
      </w:r>
      <m:oMath>
        <m:r>
          <m:rPr/>
          <w:rPr>
            <w:rFonts w:ascii="Cambria Math" w:hAnsi="Cambria Math"/>
          </w:rPr>
          <m:t>N</m:t>
        </m:r>
      </m:oMath>
      <w:r>
        <w:rPr>
          <w:rFonts w:hint="eastAsia"/>
          <w:b w:val="0"/>
          <w:bCs w:val="0"/>
        </w:rPr>
        <w:t xml:space="preserve"> represents the </w:t>
      </w:r>
      <m:oMath>
        <m:r>
          <m:rPr/>
          <w:rPr>
            <w:rFonts w:ascii="Cambria Math" w:hAnsi="Cambria Math"/>
          </w:rPr>
          <m:t>N</m:t>
        </m:r>
      </m:oMath>
      <w:r>
        <w:rPr>
          <w:rFonts w:hint="eastAsia"/>
          <w:b w:val="0"/>
          <w:bCs w:val="0"/>
        </w:rPr>
        <w:t>th layer, an</w:t>
      </w:r>
      <w:r>
        <w:rPr>
          <w:rFonts w:hint="eastAsia"/>
          <w:b w:val="0"/>
          <w:bCs w:val="0"/>
          <w:lang w:val="en-US" w:eastAsia="zh-CN"/>
        </w:rPr>
        <w:t xml:space="preserve">d </w:t>
      </w:r>
      <m:oMath>
        <m:r>
          <m:rPr/>
          <w:rPr>
            <w:rFonts w:ascii="Cambria Math" w:hAnsi="Cambria Math"/>
          </w:rPr>
          <m:t>∥</m:t>
        </m:r>
      </m:oMath>
      <w:r>
        <w:rPr>
          <w:rFonts w:hint="eastAsia" w:hAnsi="Cambria Math"/>
          <w:i w:val="0"/>
          <w:lang w:val="en-US" w:eastAsia="zh-CN"/>
        </w:rPr>
        <w:t xml:space="preserve"> </w:t>
      </w:r>
      <w:r>
        <w:rPr>
          <w:rFonts w:hint="eastAsia"/>
          <w:b w:val="0"/>
          <w:bCs w:val="0"/>
        </w:rPr>
        <w:t>represents the concatenation operation.The mult</w:t>
      </w:r>
      <w:r>
        <w:rPr>
          <w:rFonts w:hint="eastAsia"/>
          <w:b w:val="0"/>
          <w:bCs w:val="0"/>
          <w:lang w:val="en-US" w:eastAsia="zh-CN"/>
        </w:rPr>
        <w:t>i-</w:t>
      </w:r>
      <w:r>
        <w:rPr>
          <w:rFonts w:hint="eastAsia"/>
          <w:b w:val="0"/>
          <w:bCs w:val="0"/>
        </w:rPr>
        <w:t>scale block finally outputs multi</w:t>
      </w:r>
      <w:r>
        <w:rPr>
          <w:rFonts w:hint="eastAsia"/>
          <w:b w:val="0"/>
          <w:bCs w:val="0"/>
          <w:lang w:val="en-US" w:eastAsia="zh-CN"/>
        </w:rPr>
        <w:t>-</w:t>
      </w:r>
      <w:r>
        <w:rPr>
          <w:rFonts w:hint="eastAsia"/>
          <w:b w:val="0"/>
          <w:bCs w:val="0"/>
        </w:rPr>
        <w:t>scale features including local features</w:t>
      </w:r>
      <w:r>
        <w:rPr>
          <w:rFonts w:hint="eastAsia"/>
          <w:b w:val="0"/>
          <w:bCs w:val="0"/>
          <w:lang w:val="en-US" w:eastAsia="zh-CN"/>
        </w:rPr>
        <w:t xml:space="preserve"> </w:t>
      </w:r>
      <w:r>
        <w:rPr>
          <w:rFonts w:hint="eastAsia"/>
          <w:b w:val="0"/>
          <w:bCs w:val="0"/>
        </w:rPr>
        <w:t>and global structural information of the molecule.</w:t>
      </w:r>
    </w:p>
    <w:p w14:paraId="1950A677">
      <w:pPr>
        <w:spacing w:line="400" w:lineRule="exact"/>
        <w:ind w:firstLine="420"/>
      </w:pPr>
      <w:r>
        <w:rPr>
          <w:rFonts w:hint="eastAsia"/>
          <w:b w:val="0"/>
          <w:bCs w:val="0"/>
          <w:i/>
          <w:iCs/>
        </w:rPr>
        <w:t>Transition layer</w:t>
      </w:r>
      <w:r>
        <w:rPr>
          <w:rFonts w:hint="eastAsia"/>
          <w:b w:val="0"/>
          <w:bCs w:val="0"/>
          <w:i/>
          <w:iCs/>
          <w:lang w:val="en-US" w:eastAsia="zh-CN"/>
        </w:rPr>
        <w:t>.</w:t>
      </w:r>
      <w:r>
        <w:rPr>
          <w:rFonts w:hint="eastAsia"/>
          <w:b/>
          <w:bCs/>
        </w:rPr>
        <w:t xml:space="preserve"> </w:t>
      </w:r>
      <w:r>
        <w:rPr>
          <w:rFonts w:hint="eastAsia"/>
        </w:rPr>
        <w:t>In order to increase the depth of the GCN, a transition layer is used to connect two adjacent multi-scale blocks, which is used to integrate multi-scale features of the previous multi-scale block, and reduce</w:t>
      </w:r>
      <w:r>
        <w:rPr>
          <w:rFonts w:hint="eastAsia"/>
          <w:lang w:val="en-US" w:eastAsia="zh-CN"/>
        </w:rPr>
        <w:t>s</w:t>
      </w:r>
      <w:r>
        <w:rPr>
          <w:rFonts w:hint="eastAsia"/>
        </w:rPr>
        <w:t xml:space="preserve"> the number of feature channels. Taking an input multi-scale feature with a stride of N</w:t>
      </w:r>
      <w:r>
        <w:rPr>
          <w:rFonts w:hint="eastAsia"/>
          <w:lang w:val="en-US" w:eastAsia="zh-CN"/>
        </w:rPr>
        <w:t>+</w:t>
      </w:r>
      <w:r>
        <w:rPr>
          <w:rFonts w:hint="eastAsia"/>
        </w:rPr>
        <w:t xml:space="preserve">1 as example, the transition layer is shown in </w:t>
      </w:r>
      <w:r>
        <w:rPr>
          <w:rFonts w:hint="eastAsia"/>
          <w:lang w:val="en-US" w:eastAsia="zh-CN"/>
        </w:rPr>
        <w:t>formula</w:t>
      </w:r>
      <w:r>
        <w:rPr>
          <w:rFonts w:hint="eastAsia"/>
        </w:rPr>
        <w:t xml:space="preserve"> </w:t>
      </w:r>
      <w:r>
        <w:rPr>
          <w:rFonts w:hint="eastAsia"/>
          <w:lang w:val="en-US" w:eastAsia="zh-CN"/>
        </w:rPr>
        <w:t>(4)</w:t>
      </w:r>
      <w:r>
        <w:rPr>
          <w:rFonts w:hint="eastAsia"/>
        </w:rPr>
        <w:t>:</w:t>
      </w:r>
    </w:p>
    <w:p w14:paraId="460ED8CE">
      <w:pPr>
        <w:spacing w:line="400" w:lineRule="atLeast"/>
      </w:pPr>
      <m:oMathPara>
        <m:oMathParaPr>
          <m:jc m:val="right"/>
        </m:oMathParaPr>
        <m:oMath>
          <m:eqArr>
            <m:eqArrPr>
              <m:maxDist m:val="1"/>
              <m:ctrlPr>
                <w:rPr>
                  <w:rFonts w:ascii="Cambria Math" w:hAnsi="Cambria Math"/>
                  <w:i/>
                </w:rPr>
              </m:ctrlPr>
            </m:eqArrPr>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up>
                  <m:d>
                    <m:dPr>
                      <m:ctrlPr>
                        <w:rPr>
                          <w:rFonts w:ascii="Cambria Math" w:hAnsi="Cambria Math"/>
                          <w:i/>
                        </w:rPr>
                      </m:ctrlPr>
                    </m:dPr>
                    <m:e>
                      <m:r>
                        <m:rPr/>
                        <w:rPr>
                          <w:rFonts w:ascii="Cambria Math" w:hAnsi="Cambria Math"/>
                        </w:rPr>
                        <m:t>N+1</m:t>
                      </m:r>
                      <m:ctrlPr>
                        <w:rPr>
                          <w:rFonts w:ascii="Cambria Math" w:hAnsi="Cambria Math"/>
                          <w:i/>
                        </w:rPr>
                      </m:ctrlPr>
                    </m:e>
                  </m:d>
                  <m:ctrlPr>
                    <w:rPr>
                      <w:rFonts w:ascii="Cambria Math" w:hAnsi="Cambria Math"/>
                      <w:i/>
                    </w:rPr>
                  </m:ctrlPr>
                </m:sup>
              </m:sSubSup>
              <m:r>
                <m:rP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m:rPr>
                          <m:sty m:val="p"/>
                        </m:rPr>
                        <w:rPr>
                          <w:rFonts w:hint="eastAsia" w:ascii="Cambria Math" w:hAnsi="Cambria Math"/>
                        </w:rPr>
                        <m:t>Φ</m:t>
                      </m:r>
                      <m:ctrlPr>
                        <w:rPr>
                          <w:rFonts w:ascii="Cambria Math" w:hAnsi="Cambria Math"/>
                        </w:rPr>
                      </m:ctrlPr>
                    </m:e>
                    <m:sub>
                      <m:r>
                        <m:rPr/>
                        <w:rPr>
                          <w:rFonts w:ascii="Cambria Math" w:hAnsi="Cambria Math"/>
                        </w:rPr>
                        <m:t>1</m:t>
                      </m:r>
                      <m:ctrlPr>
                        <w:rPr>
                          <w:rFonts w:ascii="Cambria Math" w:hAnsi="Cambria Math"/>
                          <w:i/>
                        </w:rPr>
                      </m:ctrlPr>
                    </m:sub>
                  </m:sSub>
                  <m:d>
                    <m:dPr>
                      <m:ctrlPr>
                        <w:rPr>
                          <w:rFonts w:ascii="Cambria Math" w:hAnsi="Cambria Math"/>
                        </w:rPr>
                      </m:ctrlPr>
                    </m:dPr>
                    <m:e>
                      <m:sSubSup>
                        <m:sSubSupPr>
                          <m:ctrlPr>
                            <w:rPr>
                              <w:rFonts w:ascii="Cambria Math" w:hAnsi="Cambria Math"/>
                              <w:i/>
                            </w:rPr>
                          </m:ctrlPr>
                        </m:sSubSupPr>
                        <m:e>
                          <m:r>
                            <m:rPr/>
                            <w:rPr>
                              <w:rFonts w:ascii="Cambria Math" w:hAnsi="Cambria Math"/>
                            </w:rPr>
                            <m:t>X</m:t>
                          </m:r>
                          <m:ctrlPr>
                            <w:rPr>
                              <w:rFonts w:ascii="Cambria Math" w:hAnsi="Cambria Math"/>
                            </w:rPr>
                          </m:ctrlPr>
                        </m:e>
                        <m:sub>
                          <m:r>
                            <m:rPr>
                              <m:nor/>
                              <m:sty m:val="p"/>
                            </m:rPr>
                            <w:rPr>
                              <w:rFonts w:ascii="Cambria Math" w:hAnsi="Cambria Math"/>
                              <w:b w:val="0"/>
                              <w:i w:val="0"/>
                            </w:rPr>
                            <m:t>i</m:t>
                          </m:r>
                          <m:ctrlPr>
                            <w:rPr>
                              <w:rFonts w:ascii="Cambria Math" w:hAnsi="Cambria Math"/>
                              <w:i/>
                            </w:rPr>
                          </m:ctrlPr>
                        </m:sub>
                        <m:sup>
                          <m:d>
                            <m:dPr>
                              <m:ctrlPr>
                                <w:rPr>
                                  <w:rFonts w:ascii="Cambria Math" w:hAnsi="Cambria Math"/>
                                  <w:i/>
                                </w:rPr>
                              </m:ctrlPr>
                            </m:dPr>
                            <m:e>
                              <m:r>
                                <m:rPr/>
                                <w:rPr>
                                  <w:rFonts w:ascii="Cambria Math" w:hAnsi="Cambria Math"/>
                                </w:rPr>
                                <m:t>0</m:t>
                              </m:r>
                              <m:ctrlPr>
                                <w:rPr>
                                  <w:rFonts w:ascii="Cambria Math" w:hAnsi="Cambria Math"/>
                                  <w:i/>
                                </w:rPr>
                              </m:ctrlPr>
                            </m:e>
                          </m:d>
                          <m:ctrlPr>
                            <w:rPr>
                              <w:rFonts w:ascii="Cambria Math" w:hAnsi="Cambria Math"/>
                              <w:i/>
                            </w:rPr>
                          </m:ctrlPr>
                        </m:sup>
                      </m:sSubSup>
                      <m:d>
                        <m:dPr>
                          <m:begChr m:val=""/>
                          <m:endChr m:val=""/>
                          <m:ctrlPr>
                            <w:rPr>
                              <w:rFonts w:ascii="Cambria Math" w:hAnsi="Cambria Math"/>
                            </w:rPr>
                          </m:ctrlPr>
                        </m:dPr>
                        <m:e>
                          <m:r>
                            <m:rPr>
                              <m:lit/>
                            </m:rPr>
                            <w:rPr>
                              <w:rFonts w:ascii="Cambria Math" w:hAnsi="Cambria Math"/>
                            </w:rPr>
                            <m:t>|</m:t>
                          </m:r>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up>
                              <m:d>
                                <m:dPr>
                                  <m:ctrlPr>
                                    <w:rPr>
                                      <w:rFonts w:ascii="Cambria Math" w:hAnsi="Cambria Math"/>
                                      <w:i/>
                                    </w:rPr>
                                  </m:ctrlPr>
                                </m:dPr>
                                <m:e>
                                  <m:r>
                                    <m:rPr>
                                      <m:nor/>
                                      <m:sty m:val="p"/>
                                    </m:rPr>
                                    <w:rPr>
                                      <w:rFonts w:ascii="Cambria Math" w:hAnsi="Cambria Math"/>
                                      <w:b w:val="0"/>
                                      <w:i w:val="0"/>
                                    </w:rPr>
                                    <m:t>l</m:t>
                                  </m:r>
                                  <m:ctrlPr>
                                    <w:rPr>
                                      <w:rFonts w:ascii="Cambria Math" w:hAnsi="Cambria Math"/>
                                      <w:i/>
                                    </w:rPr>
                                  </m:ctrlPr>
                                </m:e>
                              </m:d>
                              <m:ctrlPr>
                                <w:rPr>
                                  <w:rFonts w:ascii="Cambria Math" w:hAnsi="Cambria Math"/>
                                  <w:i/>
                                </w:rPr>
                              </m:ctrlPr>
                            </m:sup>
                          </m:sSubSup>
                          <m:ctrlPr>
                            <w:rPr>
                              <w:rFonts w:ascii="Cambria Math" w:hAnsi="Cambria Math"/>
                            </w:rPr>
                          </m:ctrlPr>
                        </m:e>
                      </m:d>
                      <m:r>
                        <m:rPr>
                          <m:lit/>
                        </m:rPr>
                        <w:rPr>
                          <w:rFonts w:ascii="Cambria Math" w:hAnsi="Cambria Math"/>
                        </w:rPr>
                        <m:t>|</m:t>
                      </m:r>
                      <m:r>
                        <m:rPr>
                          <m:sty m:val="p"/>
                        </m:rPr>
                        <w:rPr>
                          <w:rFonts w:hint="eastAsia" w:ascii="Cambria Math" w:hAnsi="Cambria Math"/>
                        </w:rPr>
                        <m:t>…</m:t>
                      </m:r>
                      <m:r>
                        <m:rPr>
                          <m:lit/>
                        </m:rPr>
                        <w:rPr>
                          <w:rFonts w:ascii="Cambria Math" w:hAnsi="Cambria Math"/>
                        </w:rPr>
                        <m:t>|</m:t>
                      </m:r>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up>
                          <m:d>
                            <m:dPr>
                              <m:ctrlPr>
                                <w:rPr>
                                  <w:rFonts w:ascii="Cambria Math" w:hAnsi="Cambria Math"/>
                                  <w:i/>
                                </w:rPr>
                              </m:ctrlPr>
                            </m:dPr>
                            <m:e>
                              <m:r>
                                <m:rPr>
                                  <m:nor/>
                                  <m:sty m:val="p"/>
                                </m:rPr>
                                <w:rPr>
                                  <w:rFonts w:ascii="Cambria Math" w:hAnsi="Cambria Math"/>
                                  <w:b w:val="0"/>
                                  <w:i w:val="0"/>
                                </w:rPr>
                                <m:t>N</m:t>
                              </m:r>
                              <m:ctrlPr>
                                <w:rPr>
                                  <w:rFonts w:ascii="Cambria Math" w:hAnsi="Cambria Math"/>
                                  <w:i/>
                                </w:rPr>
                              </m:ctrlPr>
                            </m:e>
                          </m:d>
                          <m:ctrlPr>
                            <w:rPr>
                              <w:rFonts w:ascii="Cambria Math" w:hAnsi="Cambria Math"/>
                              <w:i/>
                            </w:rPr>
                          </m:ctrlPr>
                        </m:sup>
                      </m:sSubSup>
                      <m:ctrlPr>
                        <w:rPr>
                          <w:rFonts w:ascii="Cambria Math" w:hAnsi="Cambria Math"/>
                          <w:i/>
                        </w:rPr>
                      </m:ctrlPr>
                    </m:e>
                  </m:d>
                  <m:r>
                    <m:rPr/>
                    <w:rPr>
                      <w:rFonts w:ascii="Cambria Math" w:hAnsi="Cambria Math"/>
                    </w:rPr>
                    <m:t>+</m:t>
                  </m:r>
                  <m:sSub>
                    <m:sSubPr>
                      <m:ctrlPr>
                        <w:rPr>
                          <w:rFonts w:ascii="Cambria Math" w:hAnsi="Cambria Math"/>
                          <w:i/>
                        </w:rPr>
                      </m:ctrlPr>
                    </m:sSubPr>
                    <m:e>
                      <m:r>
                        <m:rPr>
                          <m:sty m:val="p"/>
                        </m:rPr>
                        <w:rPr>
                          <w:rFonts w:hint="eastAsia" w:ascii="Cambria Math" w:hAnsi="Cambria Math"/>
                        </w:rPr>
                        <m:t>Φ</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rPr>
                      </m:ctrlPr>
                    </m:dPr>
                    <m:e>
                      <m:sSubSup>
                        <m:sSubSupPr>
                          <m:ctrlPr>
                            <w:rPr>
                              <w:rFonts w:ascii="Cambria Math" w:hAnsi="Cambria Math"/>
                              <w:i/>
                            </w:rPr>
                          </m:ctrlPr>
                        </m:sSubSupPr>
                        <m:e>
                          <m:r>
                            <m:rPr/>
                            <w:rPr>
                              <w:rFonts w:ascii="Cambria Math" w:hAnsi="Cambria Math"/>
                            </w:rPr>
                            <m:t>X</m:t>
                          </m:r>
                          <m:ctrlPr>
                            <w:rPr>
                              <w:rFonts w:ascii="Cambria Math" w:hAnsi="Cambria Math"/>
                            </w:rPr>
                          </m:ctrlPr>
                        </m:e>
                        <m:sub>
                          <m:r>
                            <m:rPr>
                              <m:nor/>
                              <m:sty m:val="p"/>
                            </m:rPr>
                            <w:rPr>
                              <w:rFonts w:ascii="Cambria Math" w:hAnsi="Cambria Math"/>
                              <w:b w:val="0"/>
                              <w:i w:val="0"/>
                            </w:rPr>
                            <m:t>j</m:t>
                          </m:r>
                          <m:ctrlPr>
                            <w:rPr>
                              <w:rFonts w:ascii="Cambria Math" w:hAnsi="Cambria Math"/>
                              <w:i/>
                            </w:rPr>
                          </m:ctrlPr>
                        </m:sub>
                        <m:sup>
                          <m:d>
                            <m:dPr>
                              <m:ctrlPr>
                                <w:rPr>
                                  <w:rFonts w:ascii="Cambria Math" w:hAnsi="Cambria Math"/>
                                  <w:i/>
                                </w:rPr>
                              </m:ctrlPr>
                            </m:dPr>
                            <m:e>
                              <m:r>
                                <m:rPr/>
                                <w:rPr>
                                  <w:rFonts w:ascii="Cambria Math" w:hAnsi="Cambria Math"/>
                                </w:rPr>
                                <m:t>0</m:t>
                              </m:r>
                              <m:ctrlPr>
                                <w:rPr>
                                  <w:rFonts w:ascii="Cambria Math" w:hAnsi="Cambria Math"/>
                                  <w:i/>
                                </w:rPr>
                              </m:ctrlPr>
                            </m:e>
                          </m:d>
                          <m:ctrlPr>
                            <w:rPr>
                              <w:rFonts w:ascii="Cambria Math" w:hAnsi="Cambria Math"/>
                              <w:i/>
                            </w:rPr>
                          </m:ctrlPr>
                        </m:sup>
                      </m:sSubSup>
                      <m:d>
                        <m:dPr>
                          <m:begChr m:val=""/>
                          <m:endChr m:val=""/>
                          <m:ctrlPr>
                            <w:rPr>
                              <w:rFonts w:ascii="Cambria Math" w:hAnsi="Cambria Math"/>
                            </w:rPr>
                          </m:ctrlPr>
                        </m:dPr>
                        <m:e>
                          <m:r>
                            <m:rPr>
                              <m:lit/>
                            </m:rPr>
                            <w:rPr>
                              <w:rFonts w:ascii="Cambria Math" w:hAnsi="Cambria Math"/>
                            </w:rPr>
                            <m:t>|</m:t>
                          </m:r>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d>
                                <m:dPr>
                                  <m:ctrlPr>
                                    <w:rPr>
                                      <w:rFonts w:ascii="Cambria Math" w:hAnsi="Cambria Math"/>
                                      <w:i/>
                                    </w:rPr>
                                  </m:ctrlPr>
                                </m:dPr>
                                <m:e>
                                  <m:r>
                                    <m:rPr>
                                      <m:nor/>
                                      <m:sty m:val="p"/>
                                    </m:rPr>
                                    <w:rPr>
                                      <w:rFonts w:ascii="Cambria Math" w:hAnsi="Cambria Math"/>
                                      <w:b w:val="0"/>
                                      <w:i w:val="0"/>
                                    </w:rPr>
                                    <m:t>l</m:t>
                                  </m:r>
                                  <m:ctrlPr>
                                    <w:rPr>
                                      <w:rFonts w:ascii="Cambria Math" w:hAnsi="Cambria Math"/>
                                      <w:i/>
                                    </w:rPr>
                                  </m:ctrlPr>
                                </m:e>
                              </m:d>
                              <m:ctrlPr>
                                <w:rPr>
                                  <w:rFonts w:ascii="Cambria Math" w:hAnsi="Cambria Math"/>
                                  <w:i/>
                                </w:rPr>
                              </m:ctrlPr>
                            </m:sup>
                          </m:sSubSup>
                          <m:ctrlPr>
                            <w:rPr>
                              <w:rFonts w:ascii="Cambria Math" w:hAnsi="Cambria Math"/>
                            </w:rPr>
                          </m:ctrlPr>
                        </m:e>
                      </m:d>
                      <m:r>
                        <m:rPr>
                          <m:lit/>
                        </m:rPr>
                        <w:rPr>
                          <w:rFonts w:ascii="Cambria Math" w:hAnsi="Cambria Math"/>
                        </w:rPr>
                        <m:t>|</m:t>
                      </m:r>
                      <m:r>
                        <m:rPr>
                          <m:sty m:val="p"/>
                        </m:rPr>
                        <w:rPr>
                          <w:rFonts w:hint="eastAsia" w:ascii="Cambria Math" w:hAnsi="Cambria Math"/>
                        </w:rPr>
                        <m:t>…</m:t>
                      </m:r>
                      <m:r>
                        <m:rPr>
                          <m:lit/>
                        </m:rPr>
                        <w:rPr>
                          <w:rFonts w:ascii="Cambria Math" w:hAnsi="Cambria Math"/>
                        </w:rPr>
                        <m:t>|</m:t>
                      </m:r>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d>
                            <m:dPr>
                              <m:ctrlPr>
                                <w:rPr>
                                  <w:rFonts w:ascii="Cambria Math" w:hAnsi="Cambria Math"/>
                                  <w:i/>
                                </w:rPr>
                              </m:ctrlPr>
                            </m:dPr>
                            <m:e>
                              <m:r>
                                <m:rPr>
                                  <m:nor/>
                                  <m:sty m:val="p"/>
                                </m:rPr>
                                <w:rPr>
                                  <w:rFonts w:ascii="Cambria Math" w:hAnsi="Cambria Math"/>
                                  <w:b w:val="0"/>
                                  <w:i w:val="0"/>
                                </w:rPr>
                                <m:t>N</m:t>
                              </m:r>
                              <m:ctrlPr>
                                <w:rPr>
                                  <w:rFonts w:ascii="Cambria Math" w:hAnsi="Cambria Math"/>
                                  <w:i/>
                                </w:rPr>
                              </m:ctrlPr>
                            </m:e>
                          </m:d>
                          <m:ctrlPr>
                            <w:rPr>
                              <w:rFonts w:ascii="Cambria Math" w:hAnsi="Cambria Math"/>
                              <w:i/>
                            </w:rPr>
                          </m:ctrlPr>
                        </m:sup>
                      </m:sSubSup>
                      <m:ctrlPr>
                        <w:rPr>
                          <w:rFonts w:ascii="Cambria Math" w:hAnsi="Cambria Math"/>
                          <w:i/>
                        </w:rPr>
                      </m:ctrlPr>
                    </m:e>
                  </m:d>
                  <m:ctrlPr>
                    <w:rPr>
                      <w:rFonts w:ascii="Cambria Math" w:hAnsi="Cambria Math"/>
                      <w:i/>
                    </w:rPr>
                  </m:ctrlPr>
                </m:e>
              </m:d>
              <m:r>
                <m:rPr/>
                <w:rPr>
                  <w:rFonts w:hint="default" w:ascii="Cambria Math" w:hAnsi="Cambria Math"/>
                  <w:lang w:val="en-US" w:eastAsia="zh-CN"/>
                </w:rPr>
                <m:t xml:space="preserve">           </m:t>
              </m:r>
              <m:d>
                <m:dPr>
                  <m:begChr m:val="（"/>
                  <m:endChr m:val="）"/>
                  <m:ctrlPr>
                    <w:rPr>
                      <w:rFonts w:ascii="Cambria Math" w:hAnsi="Cambria Math"/>
                      <w:i/>
                    </w:rPr>
                  </m:ctrlPr>
                </m:dPr>
                <m:e>
                  <m:r>
                    <m:rPr/>
                    <w:rPr>
                      <w:rFonts w:hint="default" w:ascii="Cambria Math" w:hAnsi="Cambria Math"/>
                      <w:lang w:val="en-US" w:eastAsia="zh-CN"/>
                    </w:rPr>
                    <m:t>4</m:t>
                  </m:r>
                  <m:ctrlPr>
                    <w:rPr>
                      <w:rFonts w:ascii="Cambria Math" w:hAnsi="Cambria Math"/>
                      <w:i/>
                    </w:rPr>
                  </m:ctrlPr>
                </m:e>
              </m:d>
              <m:ctrlPr>
                <w:rPr>
                  <w:rFonts w:ascii="Cambria Math" w:hAnsi="Cambria Math"/>
                  <w:i/>
                </w:rPr>
              </m:ctrlPr>
            </m:e>
          </m:eqArr>
        </m:oMath>
      </m:oMathPara>
    </w:p>
    <w:p w14:paraId="42A02BCE">
      <w:pPr>
        <w:spacing w:line="400" w:lineRule="atLeast"/>
      </w:pPr>
      <w:r>
        <w:rPr>
          <w:rFonts w:hint="eastAsia"/>
          <w:lang w:val="en-US" w:eastAsia="zh-CN"/>
        </w:rPr>
        <w:t>wh</w:t>
      </w:r>
      <w:r>
        <w:rPr>
          <w:rFonts w:hint="eastAsia"/>
        </w:rPr>
        <w:t xml:space="preserve">ere, </w:t>
      </w:r>
      <m:oMath>
        <m:sSub>
          <m:sSubPr>
            <m:ctrlPr>
              <w:rPr>
                <w:rFonts w:ascii="Cambria Math" w:hAnsi="Cambria Math"/>
                <w:i/>
              </w:rPr>
            </m:ctrlPr>
          </m:sSubPr>
          <m:e>
            <m:r>
              <m:rPr>
                <m:sty m:val="p"/>
              </m:rPr>
              <w:rPr>
                <w:rFonts w:hint="eastAsia" w:ascii="Cambria Math" w:hAnsi="Cambria Math"/>
              </w:rPr>
              <m:t>Φ</m:t>
            </m:r>
            <m:ctrlPr>
              <w:rPr>
                <w:rFonts w:ascii="Cambria Math" w:hAnsi="Cambria Math"/>
              </w:rPr>
            </m:ctrlPr>
          </m:e>
          <m:sub>
            <m:r>
              <m:rPr/>
              <w:rPr>
                <w:rFonts w:ascii="Cambria Math" w:hAnsi="Cambria Math"/>
              </w:rPr>
              <m:t>1</m:t>
            </m:r>
            <m:ctrlPr>
              <w:rPr>
                <w:rFonts w:ascii="Cambria Math" w:hAnsi="Cambria Math"/>
                <w:i/>
              </w:rPr>
            </m:ctrlPr>
          </m:sub>
        </m:sSub>
      </m:oMath>
      <w:r>
        <w:rPr>
          <w:rFonts w:hint="eastAsia" w:hAnsi="Cambria Math"/>
          <w:i w:val="0"/>
          <w:lang w:val="en-US" w:eastAsia="zh-CN"/>
        </w:rPr>
        <w:t xml:space="preserve"> </w:t>
      </w:r>
      <w:r>
        <w:rPr>
          <w:rFonts w:hint="eastAsia"/>
        </w:rPr>
        <w:t>and</w:t>
      </w:r>
      <w:r>
        <w:rPr>
          <w:rFonts w:hint="eastAsia"/>
          <w:lang w:val="en-US" w:eastAsia="zh-CN"/>
        </w:rPr>
        <w:t xml:space="preserve"> </w:t>
      </w:r>
      <m:oMath>
        <m:sSub>
          <m:sSubPr>
            <m:ctrlPr>
              <w:rPr>
                <w:rFonts w:ascii="Cambria Math" w:hAnsi="Cambria Math"/>
                <w:i/>
              </w:rPr>
            </m:ctrlPr>
          </m:sSubPr>
          <m:e>
            <m:r>
              <m:rPr>
                <m:sty m:val="p"/>
              </m:rPr>
              <w:rPr>
                <w:rFonts w:hint="eastAsia" w:ascii="Cambria Math" w:hAnsi="Cambria Math"/>
              </w:rPr>
              <m:t>Φ</m:t>
            </m:r>
            <m:ctrlPr>
              <w:rPr>
                <w:rFonts w:ascii="Cambria Math" w:hAnsi="Cambria Math"/>
              </w:rPr>
            </m:ctrlPr>
          </m:e>
          <m:sub>
            <m:r>
              <m:rPr/>
              <w:rPr>
                <w:rFonts w:ascii="Cambria Math" w:hAnsi="Cambria Math"/>
              </w:rPr>
              <m:t>2</m:t>
            </m:r>
            <m:ctrlPr>
              <w:rPr>
                <w:rFonts w:ascii="Cambria Math" w:hAnsi="Cambria Math"/>
                <w:i/>
              </w:rPr>
            </m:ctrlPr>
          </m:sub>
        </m:sSub>
      </m:oMath>
      <w:r>
        <w:rPr>
          <w:rFonts w:hint="eastAsia"/>
        </w:rPr>
        <w:t xml:space="preserve"> are learnable weight matrices for all nodes. By using a transition layer, the number of channels is reduced to of the input, thus saving computational costs.</w:t>
      </w:r>
    </w:p>
    <w:p w14:paraId="15BD56EE">
      <w:pPr>
        <w:spacing w:line="400" w:lineRule="atLeast"/>
        <w:ind w:firstLine="420"/>
      </w:pPr>
      <w:r>
        <w:rPr>
          <w:rFonts w:hint="eastAsia"/>
          <w:b w:val="0"/>
          <w:bCs w:val="0"/>
          <w:i/>
          <w:iCs/>
        </w:rPr>
        <w:t>Output drug characteristics</w:t>
      </w:r>
      <w:r>
        <w:rPr>
          <w:rFonts w:hint="eastAsia"/>
          <w:b w:val="0"/>
          <w:bCs w:val="0"/>
          <w:i/>
          <w:iCs/>
          <w:lang w:val="en-US" w:eastAsia="zh-CN"/>
        </w:rPr>
        <w:t>.</w:t>
      </w:r>
      <w:r>
        <w:rPr>
          <w:rFonts w:hint="eastAsia"/>
          <w:b/>
          <w:bCs/>
          <w:lang w:val="en-US" w:eastAsia="zh-CN"/>
        </w:rPr>
        <w:t xml:space="preserve"> </w:t>
      </w:r>
      <w:r>
        <w:rPr>
          <w:rFonts w:hint="eastAsia"/>
        </w:rPr>
        <w:t xml:space="preserve">Finally, the entire molecular graph is converted into a feature vector using the output layer to obtain the final drug features, where </w:t>
      </w:r>
      <m:oMath>
        <m:d>
          <m:dPr>
            <m:begChr m:val="|"/>
            <m:endChr m:val="|"/>
            <m:ctrlPr>
              <w:rPr>
                <w:rFonts w:ascii="Cambria Math" w:hAnsi="Cambria Math"/>
                <w:i/>
              </w:rPr>
            </m:ctrlPr>
          </m:dPr>
          <m:e>
            <m:r>
              <m:rPr/>
              <w:rPr>
                <w:rFonts w:ascii="Cambria Math" w:hAnsi="Cambria Math"/>
              </w:rPr>
              <m:t>V</m:t>
            </m:r>
            <m:ctrlPr>
              <w:rPr>
                <w:rFonts w:ascii="Cambria Math" w:hAnsi="Cambria Math"/>
                <w:i/>
              </w:rPr>
            </m:ctrlPr>
          </m:e>
        </m:d>
      </m:oMath>
      <w:r>
        <w:rPr>
          <w:rFonts w:hint="eastAsia"/>
        </w:rPr>
        <w:t xml:space="preserve"> is the of vertices in the molecular graph and </w:t>
      </w:r>
      <m:oMath>
        <m:r>
          <m:rPr/>
          <w:rPr>
            <w:rFonts w:ascii="Cambria Math" w:hAnsi="Cambria Math"/>
          </w:rPr>
          <m:t>L</m:t>
        </m:r>
      </m:oMath>
      <w:r>
        <w:rPr>
          <w:rFonts w:hint="eastAsia"/>
        </w:rPr>
        <w:t xml:space="preserve"> is the step size at termination. The formula is as follows:</w:t>
      </w:r>
    </w:p>
    <w:p w14:paraId="2D8BF9CD">
      <w:pPr>
        <w:spacing w:line="400" w:lineRule="atLeast"/>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y</m:t>
                  </m:r>
                  <m:ctrlPr>
                    <w:rPr>
                      <w:rFonts w:ascii="Cambria Math" w:hAnsi="Cambria Math"/>
                      <w:i/>
                    </w:rPr>
                  </m:ctrlPr>
                </m:e>
                <m:sub>
                  <m:r>
                    <m:rPr>
                      <m:sty m:val="p"/>
                    </m:rPr>
                    <w:rPr>
                      <w:rFonts w:ascii="Cambria Math" w:hAnsi="Cambria Math"/>
                    </w:rPr>
                    <m:t>ϑ</m:t>
                  </m:r>
                  <m:ctrlPr>
                    <w:rPr>
                      <w:rFonts w:ascii="Cambria Math" w:hAnsi="Cambria Math"/>
                      <w:i/>
                    </w:rPr>
                  </m:ctrlPr>
                </m:sub>
              </m:sSub>
              <m:r>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i/>
                    </w:rPr>
                  </m:ctrlPr>
                </m:num>
                <m:den>
                  <m:d>
                    <m:dPr>
                      <m:begChr m:val="|"/>
                      <m:endChr m:val="|"/>
                      <m:ctrlPr>
                        <w:rPr>
                          <w:rFonts w:ascii="Cambria Math" w:hAnsi="Cambria Math"/>
                          <w:i/>
                        </w:rPr>
                      </m:ctrlPr>
                    </m:dPr>
                    <m:e>
                      <m:r>
                        <m:rPr/>
                        <w:rPr>
                          <w:rFonts w:ascii="Cambria Math" w:hAnsi="Cambria Math"/>
                        </w:rPr>
                        <m:t>V</m:t>
                      </m:r>
                      <m:ctrlPr>
                        <w:rPr>
                          <w:rFonts w:ascii="Cambria Math" w:hAnsi="Cambria Math"/>
                          <w:i/>
                        </w:rPr>
                      </m:ctrlPr>
                    </m:e>
                  </m:d>
                  <m:ctrlPr>
                    <w:rPr>
                      <w:rFonts w:ascii="Cambria Math" w:hAnsi="Cambria Math"/>
                      <w:i/>
                    </w:rPr>
                  </m:ctrlPr>
                </m:den>
              </m:f>
              <m:nary>
                <m:naryPr>
                  <m:chr m:val="∑"/>
                  <m:supHide m:val="1"/>
                  <m:ctrlPr>
                    <w:rPr>
                      <w:rFonts w:ascii="Cambria Math" w:hAnsi="Cambria Math"/>
                    </w:rPr>
                  </m:ctrlPr>
                </m:naryPr>
                <m:sub>
                  <m:r>
                    <m:rPr/>
                    <w:rPr>
                      <w:rFonts w:ascii="Cambria Math" w:hAnsi="Cambria Math"/>
                    </w:rPr>
                    <m:t>v</m:t>
                  </m:r>
                  <m:r>
                    <m:rPr>
                      <m:sty m:val="p"/>
                    </m:rPr>
                    <w:rPr>
                      <w:rFonts w:hint="eastAsia" w:ascii="Cambria Math" w:hAnsi="Cambria Math"/>
                    </w:rPr>
                    <m:t>∈</m:t>
                  </m:r>
                  <m:r>
                    <m:rPr/>
                    <w:rPr>
                      <w:rFonts w:ascii="Cambria Math" w:hAnsi="Cambria Math"/>
                    </w:rPr>
                    <m:t>V</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v</m:t>
                      </m:r>
                      <m:ctrlPr>
                        <w:rPr>
                          <w:rFonts w:ascii="Cambria Math" w:hAnsi="Cambria Math"/>
                          <w:i/>
                        </w:rPr>
                      </m:ctrlPr>
                    </m:sub>
                    <m:sup>
                      <m:d>
                        <m:dPr>
                          <m:ctrlPr>
                            <w:rPr>
                              <w:rFonts w:ascii="Cambria Math" w:hAnsi="Cambria Math"/>
                              <w:i/>
                            </w:rPr>
                          </m:ctrlPr>
                        </m:dPr>
                        <m:e>
                          <m:r>
                            <m:rPr/>
                            <w:rPr>
                              <w:rFonts w:ascii="Cambria Math" w:hAnsi="Cambria Math"/>
                            </w:rPr>
                            <m:t>L</m:t>
                          </m:r>
                          <m:ctrlPr>
                            <w:rPr>
                              <w:rFonts w:ascii="Cambria Math" w:hAnsi="Cambria Math"/>
                              <w:i/>
                            </w:rPr>
                          </m:ctrlPr>
                        </m:e>
                      </m:d>
                      <m:ctrlPr>
                        <w:rPr>
                          <w:rFonts w:ascii="Cambria Math" w:hAnsi="Cambria Math"/>
                          <w:i/>
                        </w:rPr>
                      </m:ctrlPr>
                    </m:sup>
                  </m:sSubSup>
                  <m:ctrlPr>
                    <w:rPr>
                      <w:rFonts w:ascii="Cambria Math" w:hAnsi="Cambria Math"/>
                      <w:i/>
                    </w:rPr>
                  </m:ctrlPr>
                </m:e>
              </m:nary>
              <m:r>
                <m:rPr/>
                <w:rPr>
                  <w:rFonts w:hint="default" w:ascii="Cambria Math" w:hAnsi="Cambria Math"/>
                  <w:lang w:val="en-US" w:eastAsia="zh-CN"/>
                </w:rPr>
                <m:t xml:space="preserve">                                                            </m:t>
              </m:r>
              <m:d>
                <m:dPr>
                  <m:begChr m:val="（"/>
                  <m:endChr m:val="）"/>
                  <m:ctrlPr>
                    <w:rPr>
                      <w:rFonts w:ascii="Cambria Math" w:hAnsi="Cambria Math"/>
                      <w:i/>
                    </w:rPr>
                  </m:ctrlPr>
                </m:dPr>
                <m:e>
                  <m:r>
                    <m:rPr/>
                    <w:rPr>
                      <w:rFonts w:hint="default" w:ascii="Cambria Math" w:hAnsi="Cambria Math"/>
                      <w:lang w:val="en-US" w:eastAsia="zh-CN"/>
                    </w:rPr>
                    <m:t>5</m:t>
                  </m:r>
                  <m:ctrlPr>
                    <w:rPr>
                      <w:rFonts w:ascii="Cambria Math" w:hAnsi="Cambria Math"/>
                      <w:i/>
                    </w:rPr>
                  </m:ctrlPr>
                </m:e>
              </m:d>
              <m:ctrlPr>
                <w:rPr>
                  <w:rFonts w:ascii="Cambria Math" w:hAnsi="Cambria Math"/>
                  <w:i/>
                </w:rPr>
              </m:ctrlPr>
            </m:e>
          </m:eqArr>
        </m:oMath>
      </m:oMathPara>
    </w:p>
    <w:p w14:paraId="6DFAF7F3">
      <w:pPr>
        <w:spacing w:line="400" w:lineRule="atLeast"/>
        <w:ind w:firstLine="420"/>
      </w:pPr>
      <w:r>
        <w:rPr>
          <w:rFonts w:hint="eastAsia"/>
          <w:b/>
          <w:bCs/>
          <w:sz w:val="24"/>
          <w:szCs w:val="22"/>
        </w:rPr>
        <w:t>Multi-scale amino acid encoder</w:t>
      </w:r>
      <w:r>
        <w:rPr>
          <w:rFonts w:hint="eastAsia"/>
          <w:b/>
          <w:bCs/>
          <w:sz w:val="24"/>
          <w:szCs w:val="22"/>
          <w:lang w:val="en-US" w:eastAsia="zh-CN"/>
        </w:rPr>
        <w:t>.</w:t>
      </w:r>
      <w:r>
        <w:rPr>
          <w:rFonts w:hint="eastAsia"/>
          <w:sz w:val="24"/>
          <w:szCs w:val="22"/>
        </w:rPr>
        <w:t xml:space="preserve"> </w:t>
      </w:r>
      <w:r>
        <w:rPr>
          <w:rFonts w:hint="eastAsia"/>
          <w:b w:val="0"/>
          <w:bCs w:val="0"/>
          <w:i/>
          <w:iCs/>
        </w:rPr>
        <w:t>Amino acid sequence representation</w:t>
      </w:r>
      <w:r>
        <w:rPr>
          <w:rFonts w:hint="eastAsia"/>
          <w:b w:val="0"/>
          <w:bCs w:val="0"/>
          <w:i/>
          <w:iCs/>
          <w:lang w:val="en-US" w:eastAsia="zh-CN"/>
        </w:rPr>
        <w:t>.</w:t>
      </w:r>
      <w:r>
        <w:rPr>
          <w:rFonts w:hint="eastAsia"/>
          <w:b/>
          <w:bCs/>
        </w:rPr>
        <w:t xml:space="preserve"> </w:t>
      </w:r>
      <w:r>
        <w:rPr>
          <w:rFonts w:hint="eastAsia"/>
          <w:lang w:eastAsia="zh-CN"/>
        </w:rPr>
        <w:t>SAB</w:t>
      </w:r>
      <w:r>
        <w:rPr>
          <w:rFonts w:hint="eastAsia"/>
        </w:rPr>
        <w:t xml:space="preserve"> takes the amino acid sequence as the target input and uses a multi-scale amino acid encoder based on CNN to extract the substructure features the target, as shown in Figure 4.</w:t>
      </w:r>
    </w:p>
    <w:p w14:paraId="5007143F">
      <w:pPr>
        <w:pStyle w:val="12"/>
        <w:jc w:val="center"/>
      </w:pPr>
    </w:p>
    <w:p w14:paraId="3AA08F2D">
      <w:pPr>
        <w:pStyle w:val="12"/>
        <w:jc w:val="center"/>
        <w:rPr>
          <w:rFonts w:eastAsia="黑体" w:cs="Times New Roman"/>
          <w:sz w:val="21"/>
          <w:szCs w:val="21"/>
        </w:rPr>
      </w:pPr>
      <w:r>
        <w:drawing>
          <wp:inline distT="0" distB="0" distL="114300" distR="114300">
            <wp:extent cx="5266055" cy="3608705"/>
            <wp:effectExtent l="0" t="0" r="4445" b="1079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9"/>
                    <a:stretch>
                      <a:fillRect/>
                    </a:stretch>
                  </pic:blipFill>
                  <pic:spPr>
                    <a:xfrm>
                      <a:off x="0" y="0"/>
                      <a:ext cx="5266055" cy="3608705"/>
                    </a:xfrm>
                    <a:prstGeom prst="rect">
                      <a:avLst/>
                    </a:prstGeom>
                    <a:noFill/>
                    <a:ln>
                      <a:noFill/>
                    </a:ln>
                  </pic:spPr>
                </pic:pic>
              </a:graphicData>
            </a:graphic>
          </wp:inline>
        </w:drawing>
      </w:r>
    </w:p>
    <w:p w14:paraId="1BB06A42">
      <w:pPr>
        <w:spacing w:line="400" w:lineRule="atLeast"/>
        <w:jc w:val="left"/>
        <w:rPr>
          <w:rFonts w:eastAsia="黑体" w:cs="Times New Roman"/>
          <w:sz w:val="21"/>
          <w:szCs w:val="21"/>
        </w:rPr>
      </w:pPr>
      <w:r>
        <w:rPr>
          <w:rFonts w:hint="eastAsia" w:eastAsia="黑体" w:cs="Times New Roman"/>
          <w:b/>
          <w:bCs/>
          <w:sz w:val="21"/>
          <w:szCs w:val="21"/>
        </w:rPr>
        <w:t>Figure 4</w:t>
      </w:r>
      <w:r>
        <w:rPr>
          <w:rFonts w:hint="eastAsia" w:eastAsia="黑体" w:cs="Times New Roman"/>
          <w:b/>
          <w:bCs/>
          <w:sz w:val="21"/>
          <w:szCs w:val="21"/>
          <w:lang w:val="en-US" w:eastAsia="zh-CN"/>
        </w:rPr>
        <w:t>.</w:t>
      </w:r>
      <w:r>
        <w:rPr>
          <w:rFonts w:hint="eastAsia" w:eastAsia="黑体" w:cs="Times New Roman"/>
          <w:sz w:val="21"/>
          <w:szCs w:val="21"/>
        </w:rPr>
        <w:t xml:space="preserve"> Multiscale amino acid encoder architecture</w:t>
      </w:r>
      <w:r>
        <w:rPr>
          <w:rFonts w:hint="eastAsia" w:eastAsia="黑体" w:cs="Times New Roman"/>
          <w:sz w:val="21"/>
          <w:szCs w:val="21"/>
          <w:lang w:val="en-US" w:eastAsia="zh-CN"/>
        </w:rPr>
        <w:t xml:space="preserve"> </w:t>
      </w:r>
      <w:r>
        <w:rPr>
          <w:rFonts w:hint="eastAsia" w:eastAsia="黑体" w:cs="Times New Roman"/>
          <w:sz w:val="21"/>
          <w:szCs w:val="21"/>
        </w:rPr>
        <w:t>(A) Target feature fusion module; (B) Attention layer structure in the basic feature extraction; (C) Basic feature extraction module, including global feature extractor (left) and local feature extractor (right)</w:t>
      </w:r>
    </w:p>
    <w:p w14:paraId="62DAB6C3">
      <w:pPr>
        <w:spacing w:line="400" w:lineRule="atLeast"/>
        <w:ind w:firstLine="420"/>
        <w:jc w:val="left"/>
        <w:rPr>
          <w:rFonts w:hint="eastAsia" w:eastAsia="宋体"/>
          <w:lang w:val="en-US" w:eastAsia="zh-CN"/>
        </w:rPr>
      </w:pPr>
      <w:r>
        <w:rPr>
          <w:rFonts w:hint="eastAsia"/>
        </w:rPr>
        <w:t>In the processing of amino acid sequences, similar to the processing of drug SMILES sequences,</w:t>
      </w:r>
      <w:r>
        <w:rPr>
          <w:rFonts w:hint="eastAsia"/>
          <w:lang w:val="en-US" w:eastAsia="zh-CN"/>
        </w:rPr>
        <w:t xml:space="preserve"> the fasta format (FASTA)</w:t>
      </w:r>
      <w:r>
        <w:rPr>
          <w:rFonts w:hint="eastAsia"/>
        </w:rPr>
        <w:t xml:space="preserve"> sequences</w:t>
      </w:r>
      <w:r>
        <w:rPr>
          <w:rFonts w:hint="eastAsia"/>
          <w:vertAlign w:val="superscript"/>
          <w:lang w:val="en-US" w:eastAsia="zh-CN"/>
        </w:rPr>
        <w:t>[23]</w:t>
      </w:r>
      <w:r>
        <w:rPr>
          <w:rFonts w:hint="eastAsia"/>
          <w:lang w:val="en-US" w:eastAsia="zh-CN"/>
        </w:rPr>
        <w:t xml:space="preserve"> </w:t>
      </w:r>
      <w:r>
        <w:rPr>
          <w:rFonts w:hint="eastAsia"/>
        </w:rPr>
        <w:t>of target proteins are regarded as a</w:t>
      </w:r>
      <w:r>
        <w:rPr>
          <w:rFonts w:hint="eastAsia"/>
          <w:lang w:val="en-US" w:eastAsia="zh-CN"/>
        </w:rPr>
        <w:t xml:space="preserve"> language</w:t>
      </w:r>
      <w:r>
        <w:rPr>
          <w:rFonts w:hint="eastAsia"/>
        </w:rPr>
        <w:t xml:space="preserve">, and </w:t>
      </w:r>
      <w:r>
        <w:rPr>
          <w:rFonts w:hint="eastAsia"/>
          <w:lang w:val="en-US" w:eastAsia="zh-CN"/>
        </w:rPr>
        <w:t xml:space="preserve">employs </w:t>
      </w:r>
      <w:r>
        <w:rPr>
          <w:rFonts w:hint="eastAsia"/>
        </w:rPr>
        <w:t>the methods of Natural Language Processing</w:t>
      </w:r>
      <w:r>
        <w:rPr>
          <w:rFonts w:hint="eastAsia"/>
          <w:lang w:val="en-US" w:eastAsia="zh-CN"/>
        </w:rPr>
        <w:t xml:space="preserve"> (</w:t>
      </w:r>
      <w:r>
        <w:rPr>
          <w:rFonts w:hint="eastAsia"/>
        </w:rPr>
        <w:t>NLP</w:t>
      </w:r>
      <w:r>
        <w:rPr>
          <w:rFonts w:hint="eastAsia"/>
          <w:lang w:val="en-US" w:eastAsia="zh-CN"/>
        </w:rPr>
        <w:t>) to</w:t>
      </w:r>
      <w:r>
        <w:rPr>
          <w:rFonts w:hint="eastAsia"/>
        </w:rPr>
        <w:t xml:space="preserve"> obtain vector representations. The FASTA sequences are composed of </w:t>
      </w:r>
      <w:r>
        <w:rPr>
          <w:rFonts w:hint="eastAsia"/>
          <w:lang w:val="en-US" w:eastAsia="zh-CN"/>
        </w:rPr>
        <w:t xml:space="preserve">different </w:t>
      </w:r>
      <w:r>
        <w:rPr>
          <w:rFonts w:hint="eastAsia"/>
        </w:rPr>
        <w:t xml:space="preserve">letters representing different amino acids, </w:t>
      </w:r>
      <w:r>
        <w:rPr>
          <w:rFonts w:hint="eastAsia"/>
          <w:lang w:val="en-US" w:eastAsia="zh-CN"/>
        </w:rPr>
        <w:t>which includes:</w:t>
      </w:r>
      <w:r>
        <w:rPr>
          <w:rFonts w:hint="eastAsia"/>
          <w:lang w:val="en-US" w:eastAsia="zh-CN"/>
        </w:rPr>
        <w:br w:type="textWrapping"/>
      </w:r>
      <m:oMathPara>
        <m:oMath>
          <m:r>
            <m:rPr>
              <m:nor/>
              <m:sty m:val="p"/>
            </m:rPr>
            <w:rPr>
              <w:rFonts w:hint="default" w:ascii="Cambria Math" w:hAnsi="Cambria Math"/>
              <w:b w:val="0"/>
              <w:i w:val="0"/>
              <w:lang w:val="en-US" w:eastAsia="zh-CN"/>
            </w:rPr>
            <m:t>{</m:t>
          </m:r>
          <m:r>
            <m:rPr>
              <m:nor/>
              <m:sty m:val="p"/>
            </m:rPr>
            <w:rPr>
              <w:rFonts w:ascii="Cambria Math" w:hAnsi="Cambria Math"/>
              <w:b w:val="0"/>
              <w:i w:val="0"/>
            </w:rPr>
            <m:t>A</m:t>
          </m:r>
          <m:r>
            <m:rPr/>
            <w:rPr>
              <w:rFonts w:ascii="Cambria Math" w:hAnsi="Cambria Math"/>
            </w:rPr>
            <m:t>,</m:t>
          </m:r>
          <m:r>
            <m:rPr>
              <m:nor/>
              <m:sty m:val="p"/>
            </m:rPr>
            <w:rPr>
              <w:rFonts w:ascii="Cambria Math" w:hAnsi="Cambria Math"/>
              <w:b w:val="0"/>
              <w:i w:val="0"/>
            </w:rPr>
            <m:t>R</m:t>
          </m:r>
          <m:r>
            <m:rPr/>
            <w:rPr>
              <w:rFonts w:ascii="Cambria Math" w:hAnsi="Cambria Math"/>
            </w:rPr>
            <m:t>,</m:t>
          </m:r>
          <m:r>
            <m:rPr>
              <m:nor/>
              <m:sty m:val="p"/>
            </m:rPr>
            <w:rPr>
              <w:rFonts w:ascii="Cambria Math" w:hAnsi="Cambria Math"/>
              <w:b w:val="0"/>
              <w:i w:val="0"/>
            </w:rPr>
            <m:t>N</m:t>
          </m:r>
          <m:r>
            <m:rPr/>
            <w:rPr>
              <w:rFonts w:ascii="Cambria Math" w:hAnsi="Cambria Math"/>
            </w:rPr>
            <m:t>,</m:t>
          </m:r>
          <m:r>
            <m:rPr>
              <m:nor/>
              <m:sty m:val="p"/>
            </m:rPr>
            <w:rPr>
              <w:rFonts w:ascii="Cambria Math" w:hAnsi="Cambria Math"/>
              <w:b w:val="0"/>
              <w:i w:val="0"/>
            </w:rPr>
            <m:t>D</m:t>
          </m:r>
          <m:r>
            <m:rPr/>
            <w:rPr>
              <w:rFonts w:ascii="Cambria Math" w:hAnsi="Cambria Math"/>
            </w:rPr>
            <m:t>,</m:t>
          </m:r>
          <m:r>
            <m:rPr>
              <m:nor/>
              <m:sty m:val="p"/>
            </m:rPr>
            <w:rPr>
              <w:rFonts w:ascii="Cambria Math" w:hAnsi="Cambria Math"/>
              <w:b w:val="0"/>
              <w:i w:val="0"/>
            </w:rPr>
            <m:t>B</m:t>
          </m:r>
          <m:r>
            <m:rPr/>
            <w:rPr>
              <w:rFonts w:ascii="Cambria Math" w:hAnsi="Cambria Math"/>
            </w:rPr>
            <m:t>,</m:t>
          </m:r>
          <m:r>
            <m:rPr>
              <m:nor/>
              <m:sty m:val="p"/>
            </m:rPr>
            <w:rPr>
              <w:rFonts w:ascii="Cambria Math" w:hAnsi="Cambria Math"/>
              <w:b w:val="0"/>
              <w:i w:val="0"/>
            </w:rPr>
            <m:t>C</m:t>
          </m:r>
          <m:r>
            <m:rPr/>
            <w:rPr>
              <w:rFonts w:ascii="Cambria Math" w:hAnsi="Cambria Math"/>
            </w:rPr>
            <m:t>,</m:t>
          </m:r>
          <m:r>
            <m:rPr>
              <m:nor/>
              <m:sty m:val="p"/>
            </m:rPr>
            <w:rPr>
              <w:rFonts w:ascii="Cambria Math" w:hAnsi="Cambria Math"/>
              <w:b w:val="0"/>
              <w:i w:val="0"/>
            </w:rPr>
            <m:t>E</m:t>
          </m:r>
          <m:r>
            <m:rPr/>
            <w:rPr>
              <w:rFonts w:ascii="Cambria Math" w:hAnsi="Cambria Math"/>
            </w:rPr>
            <m:t>,</m:t>
          </m:r>
          <m:r>
            <m:rPr>
              <m:nor/>
              <m:sty m:val="p"/>
            </m:rPr>
            <w:rPr>
              <w:rFonts w:ascii="Cambria Math" w:hAnsi="Cambria Math"/>
              <w:b w:val="0"/>
              <w:i w:val="0"/>
            </w:rPr>
            <m:t>Q</m:t>
          </m:r>
          <m:r>
            <m:rPr/>
            <w:rPr>
              <w:rFonts w:ascii="Cambria Math" w:hAnsi="Cambria Math"/>
            </w:rPr>
            <m:t>,</m:t>
          </m:r>
          <m:r>
            <m:rPr>
              <m:nor/>
              <m:sty m:val="p"/>
            </m:rPr>
            <w:rPr>
              <w:rFonts w:ascii="Cambria Math" w:hAnsi="Cambria Math"/>
              <w:b w:val="0"/>
              <w:i w:val="0"/>
            </w:rPr>
            <m:t>Z</m:t>
          </m:r>
          <m:r>
            <m:rPr/>
            <w:rPr>
              <w:rFonts w:ascii="Cambria Math" w:hAnsi="Cambria Math"/>
            </w:rPr>
            <m:t>,</m:t>
          </m:r>
          <m:r>
            <m:rPr>
              <m:nor/>
              <m:sty m:val="p"/>
            </m:rPr>
            <w:rPr>
              <w:rFonts w:ascii="Cambria Math" w:hAnsi="Cambria Math"/>
              <w:b w:val="0"/>
              <w:i w:val="0"/>
            </w:rPr>
            <m:t>G</m:t>
          </m:r>
          <m:r>
            <m:rPr/>
            <w:rPr>
              <w:rFonts w:ascii="Cambria Math" w:hAnsi="Cambria Math"/>
            </w:rPr>
            <m:t>,</m:t>
          </m:r>
          <m:r>
            <m:rPr>
              <m:nor/>
              <m:sty m:val="p"/>
            </m:rPr>
            <w:rPr>
              <w:rFonts w:ascii="Cambria Math" w:hAnsi="Cambria Math"/>
              <w:b w:val="0"/>
              <w:i w:val="0"/>
            </w:rPr>
            <m:t>H</m:t>
          </m:r>
          <m:r>
            <m:rPr/>
            <w:rPr>
              <w:rFonts w:ascii="Cambria Math" w:hAnsi="Cambria Math"/>
            </w:rPr>
            <m:t>,</m:t>
          </m:r>
          <m:r>
            <m:rPr>
              <m:nor/>
              <m:sty m:val="p"/>
            </m:rPr>
            <w:rPr>
              <w:rFonts w:ascii="Cambria Math" w:hAnsi="Cambria Math"/>
              <w:b w:val="0"/>
              <w:i w:val="0"/>
            </w:rPr>
            <m:t>I</m:t>
          </m:r>
          <m:r>
            <m:rPr/>
            <w:rPr>
              <w:rFonts w:ascii="Cambria Math" w:hAnsi="Cambria Math"/>
            </w:rPr>
            <m:t>,</m:t>
          </m:r>
          <m:r>
            <m:rPr>
              <m:nor/>
              <m:sty m:val="p"/>
            </m:rPr>
            <w:rPr>
              <w:rFonts w:ascii="Cambria Math" w:hAnsi="Cambria Math"/>
              <w:b w:val="0"/>
              <w:i w:val="0"/>
            </w:rPr>
            <m:t>L</m:t>
          </m:r>
          <m:r>
            <m:rPr/>
            <w:rPr>
              <w:rFonts w:ascii="Cambria Math" w:hAnsi="Cambria Math"/>
            </w:rPr>
            <m:t>,</m:t>
          </m:r>
          <m:r>
            <m:rPr>
              <m:nor/>
              <m:sty m:val="p"/>
            </m:rPr>
            <w:rPr>
              <w:rFonts w:ascii="Cambria Math" w:hAnsi="Cambria Math"/>
              <w:b w:val="0"/>
              <w:i w:val="0"/>
            </w:rPr>
            <m:t>K</m:t>
          </m:r>
          <m:r>
            <m:rPr/>
            <w:rPr>
              <w:rFonts w:ascii="Cambria Math" w:hAnsi="Cambria Math"/>
            </w:rPr>
            <m:t>,</m:t>
          </m:r>
          <m:r>
            <m:rPr>
              <m:nor/>
              <m:sty m:val="p"/>
            </m:rPr>
            <w:rPr>
              <w:rFonts w:ascii="Cambria Math" w:hAnsi="Cambria Math"/>
              <w:b w:val="0"/>
              <w:i w:val="0"/>
            </w:rPr>
            <m:t>M</m:t>
          </m:r>
          <m:r>
            <m:rPr/>
            <w:rPr>
              <w:rFonts w:ascii="Cambria Math" w:hAnsi="Cambria Math"/>
            </w:rPr>
            <m:t>,</m:t>
          </m:r>
          <m:r>
            <m:rPr>
              <m:nor/>
              <m:sty m:val="p"/>
            </m:rPr>
            <w:rPr>
              <w:rFonts w:ascii="Cambria Math" w:hAnsi="Cambria Math"/>
              <w:b w:val="0"/>
              <w:i w:val="0"/>
            </w:rPr>
            <m:t>F</m:t>
          </m:r>
          <m:r>
            <m:rPr/>
            <w:rPr>
              <w:rFonts w:ascii="Cambria Math" w:hAnsi="Cambria Math"/>
            </w:rPr>
            <m:t>,</m:t>
          </m:r>
          <m:r>
            <m:rPr>
              <m:nor/>
              <m:sty m:val="p"/>
            </m:rPr>
            <w:rPr>
              <w:rFonts w:ascii="Cambria Math" w:hAnsi="Cambria Math"/>
              <w:b w:val="0"/>
              <w:i w:val="0"/>
            </w:rPr>
            <m:t>P</m:t>
          </m:r>
          <m:r>
            <m:rPr/>
            <w:rPr>
              <w:rFonts w:ascii="Cambria Math" w:hAnsi="Cambria Math"/>
            </w:rPr>
            <m:t>,</m:t>
          </m:r>
          <m:r>
            <m:rPr>
              <m:nor/>
              <m:sty m:val="p"/>
            </m:rPr>
            <w:rPr>
              <w:rFonts w:ascii="Cambria Math" w:hAnsi="Cambria Math"/>
              <w:b w:val="0"/>
              <w:i w:val="0"/>
            </w:rPr>
            <m:t>O</m:t>
          </m:r>
          <m:r>
            <m:rPr/>
            <w:rPr>
              <w:rFonts w:ascii="Cambria Math" w:hAnsi="Cambria Math"/>
            </w:rPr>
            <m:t>,</m:t>
          </m:r>
          <m:r>
            <m:rPr>
              <m:nor/>
              <m:sty m:val="p"/>
            </m:rPr>
            <w:rPr>
              <w:rFonts w:ascii="Cambria Math" w:hAnsi="Cambria Math"/>
              <w:b w:val="0"/>
              <w:i w:val="0"/>
            </w:rPr>
            <m:t>S</m:t>
          </m:r>
          <m:r>
            <m:rPr/>
            <w:rPr>
              <w:rFonts w:ascii="Cambria Math" w:hAnsi="Cambria Math"/>
            </w:rPr>
            <m:t>,</m:t>
          </m:r>
          <m:r>
            <m:rPr>
              <m:nor/>
              <m:sty m:val="p"/>
            </m:rPr>
            <w:rPr>
              <w:rFonts w:ascii="Cambria Math" w:hAnsi="Cambria Math"/>
              <w:b w:val="0"/>
              <w:i w:val="0"/>
            </w:rPr>
            <m:t>U</m:t>
          </m:r>
          <m:r>
            <m:rPr/>
            <w:rPr>
              <w:rFonts w:ascii="Cambria Math" w:hAnsi="Cambria Math"/>
            </w:rPr>
            <m:t>,</m:t>
          </m:r>
          <m:r>
            <m:rPr>
              <m:nor/>
              <m:sty m:val="p"/>
            </m:rPr>
            <w:rPr>
              <w:rFonts w:ascii="Cambria Math" w:hAnsi="Cambria Math"/>
              <w:b w:val="0"/>
              <w:i w:val="0"/>
            </w:rPr>
            <m:t>T</m:t>
          </m:r>
          <m:r>
            <m:rPr/>
            <w:rPr>
              <w:rFonts w:ascii="Cambria Math" w:hAnsi="Cambria Math"/>
            </w:rPr>
            <m:t>,</m:t>
          </m:r>
          <m:r>
            <m:rPr>
              <m:nor/>
              <m:sty m:val="p"/>
            </m:rPr>
            <w:rPr>
              <w:rFonts w:ascii="Cambria Math" w:hAnsi="Cambria Math"/>
              <w:b w:val="0"/>
              <w:i w:val="0"/>
            </w:rPr>
            <m:t>W</m:t>
          </m:r>
          <m:r>
            <m:rPr/>
            <w:rPr>
              <w:rFonts w:ascii="Cambria Math" w:hAnsi="Cambria Math"/>
            </w:rPr>
            <m:t>,</m:t>
          </m:r>
          <m:r>
            <m:rPr>
              <m:nor/>
              <m:sty m:val="p"/>
            </m:rPr>
            <w:rPr>
              <w:rFonts w:ascii="Cambria Math" w:hAnsi="Cambria Math"/>
              <w:b w:val="0"/>
              <w:i w:val="0"/>
            </w:rPr>
            <m:t>Y</m:t>
          </m:r>
          <m:r>
            <m:rPr/>
            <w:rPr>
              <w:rFonts w:ascii="Cambria Math" w:hAnsi="Cambria Math"/>
            </w:rPr>
            <m:t>,</m:t>
          </m:r>
          <m:r>
            <m:rPr>
              <m:nor/>
              <m:sty m:val="p"/>
            </m:rPr>
            <w:rPr>
              <w:rFonts w:ascii="Cambria Math" w:hAnsi="Cambria Math"/>
              <w:b w:val="0"/>
              <w:i w:val="0"/>
            </w:rPr>
            <m:t>V</m:t>
          </m:r>
          <m:r>
            <m:rPr/>
            <w:rPr>
              <w:rFonts w:ascii="Cambria Math" w:hAnsi="Cambria Math"/>
            </w:rPr>
            <m:t>,</m:t>
          </m:r>
          <m:r>
            <m:rPr>
              <m:nor/>
              <m:sty m:val="p"/>
            </m:rPr>
            <w:rPr>
              <w:rFonts w:ascii="Cambria Math" w:hAnsi="Cambria Math"/>
              <w:b w:val="0"/>
              <w:i w:val="0"/>
            </w:rPr>
            <m:t>X</m:t>
          </m:r>
          <m:r>
            <m:rPr>
              <m:lit/>
            </m:rPr>
            <w:rPr>
              <w:rFonts w:ascii="Cambria Math" w:hAnsi="Cambria Math"/>
            </w:rPr>
            <m:t>}</m:t>
          </m:r>
        </m:oMath>
      </m:oMathPara>
    </w:p>
    <w:p w14:paraId="7BA240A3">
      <w:pPr>
        <w:spacing w:line="400" w:lineRule="atLeast"/>
      </w:pPr>
      <w:r>
        <w:rPr>
          <w:rFonts w:hint="eastAsia"/>
        </w:rPr>
        <w:t>Each letter represents one of the 22 amino acids,</w:t>
      </w:r>
      <w:r>
        <w:rPr>
          <w:rFonts w:hint="eastAsia"/>
          <w:lang w:val="en-US" w:eastAsia="zh-CN"/>
        </w:rPr>
        <w:t xml:space="preserve"> like A represents alanine, and C represents cysteine.</w:t>
      </w:r>
      <w:r>
        <w:rPr>
          <w:rFonts w:hint="eastAsia"/>
        </w:rPr>
        <w:t xml:space="preserve"> There are three additional symbols: B, X, and Z. B and Z are used </w:t>
      </w:r>
      <w:r>
        <w:rPr>
          <w:rFonts w:hint="eastAsia"/>
          <w:lang w:val="en-US" w:eastAsia="zh-CN"/>
        </w:rPr>
        <w:t xml:space="preserve">when </w:t>
      </w:r>
      <w:r>
        <w:rPr>
          <w:rFonts w:hint="eastAsia"/>
        </w:rPr>
        <w:t>aspartic acid and glutamine cannot be distinguished, while X represents an unknown amino acid.</w:t>
      </w:r>
    </w:p>
    <w:p w14:paraId="1A969957">
      <w:pPr>
        <w:spacing w:line="400" w:lineRule="atLeast"/>
        <w:ind w:firstLine="420"/>
      </w:pPr>
      <w:r>
        <w:rPr>
          <w:rFonts w:hint="eastAsia"/>
          <w:b w:val="0"/>
          <w:bCs w:val="0"/>
          <w:i/>
          <w:iCs/>
        </w:rPr>
        <w:t>Basic feature extraction module</w:t>
      </w:r>
      <w:r>
        <w:rPr>
          <w:rFonts w:hint="eastAsia"/>
          <w:b w:val="0"/>
          <w:bCs w:val="0"/>
          <w:i/>
          <w:iCs/>
          <w:lang w:val="en-US" w:eastAsia="zh-CN"/>
        </w:rPr>
        <w:t>.</w:t>
      </w:r>
      <w:r>
        <w:rPr>
          <w:rFonts w:hint="eastAsia"/>
          <w:b/>
          <w:bCs/>
        </w:rPr>
        <w:t xml:space="preserve"> </w:t>
      </w:r>
      <w:r>
        <w:rPr>
          <w:rFonts w:hint="eastAsia"/>
        </w:rPr>
        <w:t>Multi-scale amino acid encoder</w:t>
      </w:r>
      <w:r>
        <w:rPr>
          <w:rFonts w:hint="eastAsia"/>
          <w:lang w:val="en-US" w:eastAsia="zh-CN"/>
        </w:rPr>
        <w:t xml:space="preserve"> </w:t>
      </w:r>
      <w:r>
        <w:rPr>
          <w:rFonts w:hint="eastAsia"/>
        </w:rPr>
        <w:t>comprises a basic feature extraction module and a target feature fusion module. Basic feature extraction module</w:t>
      </w:r>
      <w:r>
        <w:rPr>
          <w:rFonts w:hint="eastAsia"/>
          <w:lang w:val="en-US" w:eastAsia="zh-CN"/>
        </w:rPr>
        <w:t xml:space="preserve"> </w:t>
      </w:r>
      <w:r>
        <w:rPr>
          <w:rFonts w:hint="eastAsia"/>
        </w:rPr>
        <w:t>is</w:t>
      </w:r>
      <w:r>
        <w:rPr>
          <w:rFonts w:hint="eastAsia"/>
          <w:lang w:val="en-US" w:eastAsia="zh-CN"/>
        </w:rPr>
        <w:t xml:space="preserve"> used</w:t>
      </w:r>
      <w:r>
        <w:rPr>
          <w:rFonts w:hint="eastAsia"/>
        </w:rPr>
        <w:t xml:space="preserve"> to convert the amino acid sequence of the target protein into a numerical vector that can be further processed by the model, i.e., the embedding</w:t>
      </w:r>
      <w:r>
        <w:rPr>
          <w:rFonts w:hint="eastAsia"/>
          <w:lang w:val="en-US" w:eastAsia="zh-CN"/>
        </w:rPr>
        <w:t xml:space="preserve"> vector</w:t>
      </w:r>
      <w:r>
        <w:rPr>
          <w:rFonts w:hint="eastAsia"/>
        </w:rPr>
        <w:t xml:space="preserve">. This is somewhat similar to how text is converted into word vectors. The module includes two feature extractors: global feature extractor and local feature extractor. Both </w:t>
      </w:r>
      <w:r>
        <w:rPr>
          <w:rFonts w:hint="eastAsia"/>
          <w:lang w:val="en-US" w:eastAsia="zh-CN"/>
        </w:rPr>
        <w:t>extractors</w:t>
      </w:r>
      <w:r>
        <w:rPr>
          <w:rFonts w:hint="eastAsia"/>
        </w:rPr>
        <w:t xml:space="preserve"> use Convolutional Neural Network</w:t>
      </w:r>
      <w:r>
        <w:rPr>
          <w:rFonts w:hint="eastAsia"/>
          <w:lang w:val="en-US" w:eastAsia="zh-CN"/>
        </w:rPr>
        <w:t xml:space="preserve"> (CNN)</w:t>
      </w:r>
      <w:r>
        <w:rPr>
          <w:rFonts w:hint="eastAsia"/>
        </w:rPr>
        <w:t xml:space="preserve">. The global feature extractor aims to capture global information across the entire amino acid sequence, such as overall trends and patterns. The </w:t>
      </w:r>
      <w:r>
        <w:rPr>
          <w:rFonts w:hint="eastAsia"/>
          <w:lang w:val="en-US" w:eastAsia="zh-CN"/>
        </w:rPr>
        <w:t xml:space="preserve">local </w:t>
      </w:r>
      <w:r>
        <w:rPr>
          <w:rFonts w:hint="eastAsia"/>
        </w:rPr>
        <w:t>feature extractor focuses on capturing information from specific regions or local patterns within the sequence. To convert the amino acid sequence into an embedding vector, two encoding methods are used</w:t>
      </w:r>
      <w:r>
        <w:rPr>
          <w:rFonts w:hint="eastAsia"/>
          <w:lang w:val="en-US" w:eastAsia="zh-CN"/>
        </w:rPr>
        <w:t>:</w:t>
      </w:r>
      <w:r>
        <w:rPr>
          <w:rFonts w:hint="eastAsia"/>
        </w:rPr>
        <w:t xml:space="preserve"> Amino Acid Embedding (AAE) and Word Embedding (WE). These two encoding methods help the model understand each amino acid in the sequence and convert into a numerical form that can be used for mathematical operations.</w:t>
      </w:r>
    </w:p>
    <w:p w14:paraId="1E855648">
      <w:pPr>
        <w:spacing w:line="400" w:lineRule="atLeast"/>
        <w:ind w:firstLine="420"/>
      </w:pPr>
      <w:r>
        <w:rPr>
          <w:rFonts w:hint="eastAsia"/>
        </w:rPr>
        <w:t>The specific principle of the basic feature extraction module is as follows: Figure 4-(C) shows the basic feature extraction module for the target, is composed of a global feature extractor and a local feature extractor. These two modules are designed by improving ResMLP</w:t>
      </w:r>
      <w:r>
        <w:rPr>
          <w:rFonts w:hint="eastAsia"/>
          <w:vertAlign w:val="superscript"/>
        </w:rPr>
        <w:t>[</w:t>
      </w:r>
      <w:r>
        <w:rPr>
          <w:rFonts w:hint="eastAsia"/>
          <w:vertAlign w:val="superscript"/>
          <w:lang w:val="en-US" w:eastAsia="zh-CN"/>
        </w:rPr>
        <w:t>24</w:t>
      </w:r>
      <w:r>
        <w:rPr>
          <w:rFonts w:hint="eastAsia"/>
          <w:vertAlign w:val="superscript"/>
        </w:rPr>
        <w:t>]</w:t>
      </w:r>
      <w:r>
        <w:rPr>
          <w:rFonts w:hint="eastAsia"/>
        </w:rPr>
        <w:t>.</w:t>
      </w:r>
    </w:p>
    <w:p w14:paraId="7C4BBA0E">
      <w:pPr>
        <w:spacing w:line="400" w:lineRule="atLeast"/>
        <w:ind w:firstLine="420"/>
        <w:rPr>
          <w:rFonts w:ascii="宋体" w:hAnsi="宋体" w:cs="宋体"/>
        </w:rPr>
      </w:pPr>
      <w:r>
        <w:rPr>
          <w:rFonts w:hint="eastAsia"/>
        </w:rPr>
        <w:t xml:space="preserve">First, the global feature extractor extracts the correlations of different amino acid sequences. This module is composed of an affine block, three fully connected layers and two ReLU layers. The affine layer is used for affine transformation, which includes a linear transformation and a translation. These correspond to the weighted and biased operations </w:t>
      </w:r>
      <w:r>
        <w:rPr>
          <w:rFonts w:hint="eastAsia"/>
          <w:lang w:val="en-US" w:eastAsia="zh-CN"/>
        </w:rPr>
        <w:t xml:space="preserve">of </w:t>
      </w:r>
      <w:r>
        <w:rPr>
          <w:rFonts w:hint="eastAsia"/>
        </w:rPr>
        <w:t>neural networks, respectively, and the formula is as follows:</w:t>
      </w:r>
    </w:p>
    <w:p w14:paraId="002DAA3E">
      <w:pPr>
        <w:spacing w:line="360" w:lineRule="auto"/>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X</m:t>
                  </m:r>
                  <m:ctrlPr>
                    <w:rPr>
                      <w:rFonts w:ascii="Cambria Math" w:hAnsi="Cambria Math"/>
                      <w:i/>
                    </w:rPr>
                  </m:ctrlPr>
                </m:e>
                <m:sub>
                  <m:r>
                    <m:rPr>
                      <m:nor/>
                      <m:sty m:val="p"/>
                    </m:rPr>
                    <w:rPr>
                      <w:rFonts w:ascii="Cambria Math" w:hAnsi="Cambria Math"/>
                      <w:b w:val="0"/>
                      <w:i w:val="0"/>
                    </w:rPr>
                    <m:t>o</m:t>
                  </m:r>
                  <m:r>
                    <m:rPr>
                      <m:nor/>
                      <m:sty m:val="p"/>
                    </m:rPr>
                    <w:rPr>
                      <w:rFonts w:hint="eastAsia" w:ascii="Cambria Math" w:hAnsi="Cambria Math"/>
                      <w:b w:val="0"/>
                      <w:i w:val="0"/>
                    </w:rPr>
                    <m:t>u</m:t>
                  </m:r>
                  <m:r>
                    <m:rPr>
                      <m:nor/>
                      <m:sty m:val="p"/>
                    </m:rPr>
                    <w:rPr>
                      <w:rFonts w:ascii="Cambria Math" w:hAnsi="Cambria Math"/>
                      <w:b w:val="0"/>
                      <w:i w:val="0"/>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m:nor/>
                      <m:sty m:val="p"/>
                    </m:rPr>
                    <w:rPr>
                      <w:rFonts w:ascii="Cambria Math" w:hAnsi="Cambria Math"/>
                      <w:b w:val="0"/>
                      <w:i w:val="0"/>
                    </w:rPr>
                    <m:t>i</m:t>
                  </m:r>
                  <m:r>
                    <m:rPr>
                      <m:nor/>
                      <m:sty m:val="p"/>
                    </m:rPr>
                    <w:rPr>
                      <w:rFonts w:hint="eastAsia" w:ascii="Cambria Math" w:hAnsi="Cambria Math"/>
                      <w:b w:val="0"/>
                      <w:i w:val="0"/>
                    </w:rPr>
                    <m:t>n</m:t>
                  </m:r>
                  <m:r>
                    <m:rPr>
                      <m:nor/>
                      <m:sty m:val="p"/>
                    </m:rPr>
                    <w:rPr>
                      <w:rFonts w:ascii="Cambria Math" w:hAnsi="Cambria Math"/>
                      <w:b w:val="0"/>
                      <w:i w:val="0"/>
                    </w:rPr>
                    <m:t xml:space="preserve"> </m:t>
                  </m:r>
                  <m:ctrlPr>
                    <w:rPr>
                      <w:rFonts w:ascii="Cambria Math" w:hAnsi="Cambria Math"/>
                      <w:i/>
                    </w:rPr>
                  </m:ctrlPr>
                </m:sub>
              </m:sSub>
              <m:r>
                <m:rPr/>
                <w:rPr>
                  <w:rFonts w:ascii="Cambria Math" w:hAnsi="Cambria Math"/>
                </w:rPr>
                <m:t>+AF</m:t>
              </m:r>
              <m:d>
                <m:dPr>
                  <m:ctrlPr>
                    <w:rPr>
                      <w:rFonts w:ascii="Cambria Math" w:hAnsi="Cambria Math"/>
                    </w:rPr>
                  </m:ctrlPr>
                </m:dPr>
                <m:e>
                  <m:r>
                    <m:rPr/>
                    <w:rPr>
                      <w:rFonts w:ascii="Cambria Math" w:hAnsi="Cambria Math"/>
                    </w:rPr>
                    <m:t>F</m:t>
                  </m:r>
                  <m:sSub>
                    <m:sSubPr>
                      <m:ctrlPr>
                        <w:rPr>
                          <w:rFonts w:ascii="Cambria Math" w:hAnsi="Cambria Math"/>
                          <w:i/>
                        </w:rPr>
                      </m:ctrlPr>
                    </m:sSubPr>
                    <m:e>
                      <m:r>
                        <m:rPr/>
                        <w:rPr>
                          <w:rFonts w:ascii="Cambria Math" w:hAnsi="Cambria Math"/>
                        </w:rPr>
                        <m:t>C</m:t>
                      </m:r>
                      <m:ctrlPr>
                        <w:rPr>
                          <w:rFonts w:ascii="Cambria Math" w:hAnsi="Cambria Math"/>
                          <w:i/>
                        </w:rPr>
                      </m:ctrlPr>
                    </m:e>
                    <m:sub>
                      <m:d>
                        <m:dPr>
                          <m:ctrlPr>
                            <w:rPr>
                              <w:rFonts w:ascii="Cambria Math" w:hAnsi="Cambria Math"/>
                              <w:i/>
                            </w:rPr>
                          </m:ctrlPr>
                        </m:dPr>
                        <m:e>
                          <m:r>
                            <m:rPr/>
                            <w:rPr>
                              <w:rFonts w:ascii="Cambria Math" w:hAnsi="Cambria Math"/>
                            </w:rPr>
                            <m:t>3</m:t>
                          </m:r>
                          <m:ctrlPr>
                            <w:rPr>
                              <w:rFonts w:ascii="Cambria Math" w:hAnsi="Cambria Math"/>
                              <w:i/>
                            </w:rPr>
                          </m:ctrlPr>
                        </m:e>
                      </m:d>
                      <m:ctrlPr>
                        <w:rPr>
                          <w:rFonts w:ascii="Cambria Math" w:hAnsi="Cambria Math"/>
                          <w:i/>
                        </w:rPr>
                      </m:ctrlPr>
                    </m:sub>
                  </m:sSub>
                  <m:sSup>
                    <m:sSupPr>
                      <m:ctrlPr>
                        <w:rPr>
                          <w:rFonts w:ascii="Cambria Math" w:hAnsi="Cambria Math"/>
                          <w:i/>
                        </w:rPr>
                      </m:ctrlPr>
                    </m:sSupPr>
                    <m:e>
                      <m:d>
                        <m:dPr>
                          <m:ctrlPr>
                            <w:rPr>
                              <w:rFonts w:ascii="Cambria Math" w:hAnsi="Cambria Math"/>
                            </w:rPr>
                          </m:ctrlPr>
                        </m:dPr>
                        <m:e>
                          <m:r>
                            <m:rPr/>
                            <w:rPr>
                              <w:rFonts w:ascii="Cambria Math" w:hAnsi="Cambria Math"/>
                            </w:rPr>
                            <m:t>AF</m:t>
                          </m:r>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m:nor/>
                                          <m:sty m:val="p"/>
                                        </m:rPr>
                                        <w:rPr>
                                          <w:rFonts w:ascii="Cambria Math" w:hAnsi="Cambria Math"/>
                                          <w:b w:val="0"/>
                                          <w:i w:val="0"/>
                                        </w:rPr>
                                        <m:t xml:space="preserve">i </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T</m:t>
                              </m:r>
                              <m:ctrlPr>
                                <w:rPr>
                                  <w:rFonts w:ascii="Cambria Math" w:hAnsi="Cambria Math"/>
                                  <w:i/>
                                </w:rPr>
                              </m:ctrlPr>
                            </m:sup>
                          </m:sSup>
                          <m:ctrlPr>
                            <w:rPr>
                              <w:rFonts w:ascii="Cambria Math" w:hAnsi="Cambria Math"/>
                              <w:i/>
                            </w:rPr>
                          </m:ctrlPr>
                        </m:e>
                      </m:d>
                      <m:ctrlPr>
                        <w:rPr>
                          <w:rFonts w:ascii="Cambria Math" w:hAnsi="Cambria Math"/>
                          <w:i/>
                        </w:rPr>
                      </m:ctrlPr>
                    </m:e>
                    <m:sup>
                      <m:r>
                        <m:rPr/>
                        <w:rPr>
                          <w:rFonts w:ascii="Cambria Math" w:hAnsi="Cambria Math"/>
                        </w:rPr>
                        <m:t>T</m:t>
                      </m:r>
                      <m:ctrlPr>
                        <w:rPr>
                          <w:rFonts w:ascii="Cambria Math" w:hAnsi="Cambria Math"/>
                          <w:i/>
                        </w:rPr>
                      </m:ctrlPr>
                    </m:sup>
                  </m:sSup>
                  <m:ctrlPr>
                    <w:rPr>
                      <w:rFonts w:ascii="Cambria Math" w:hAnsi="Cambria Math"/>
                      <w:i/>
                    </w:rPr>
                  </m:ctrlPr>
                </m:e>
              </m:d>
              <m:r>
                <m:rPr/>
                <w:rPr>
                  <w:rFonts w:hint="default" w:ascii="Cambria Math" w:hAnsi="Cambria Math"/>
                  <w:lang w:val="en-US" w:eastAsia="zh-CN"/>
                </w:rPr>
                <m:t xml:space="preserve">                                          </m:t>
              </m:r>
              <m:d>
                <m:dPr>
                  <m:begChr m:val="（"/>
                  <m:endChr m:val="）"/>
                  <m:ctrlPr>
                    <w:rPr>
                      <w:rFonts w:ascii="Cambria Math" w:hAnsi="Cambria Math"/>
                      <w:i/>
                    </w:rPr>
                  </m:ctrlPr>
                </m:dPr>
                <m:e>
                  <m:r>
                    <m:rPr/>
                    <w:rPr>
                      <w:rFonts w:hint="default" w:ascii="Cambria Math" w:hAnsi="Cambria Math"/>
                      <w:lang w:val="en-US" w:eastAsia="zh-CN"/>
                    </w:rPr>
                    <m:t>6</m:t>
                  </m:r>
                  <m:ctrlPr>
                    <w:rPr>
                      <w:rFonts w:ascii="Cambria Math" w:hAnsi="Cambria Math"/>
                      <w:i/>
                    </w:rPr>
                  </m:ctrlPr>
                </m:e>
              </m:d>
              <m:ctrlPr>
                <w:rPr>
                  <w:rFonts w:ascii="Cambria Math" w:hAnsi="Cambria Math"/>
                  <w:i/>
                </w:rPr>
              </m:ctrlPr>
            </m:e>
          </m:eqArr>
        </m:oMath>
      </m:oMathPara>
    </w:p>
    <w:p w14:paraId="72E8C970">
      <w:pPr>
        <w:spacing w:line="360" w:lineRule="auto"/>
      </w:pPr>
      <m:oMathPara>
        <m:oMathParaPr>
          <m:jc m:val="right"/>
        </m:oMathParaPr>
        <m:oMath>
          <m:eqArr>
            <m:eqArrPr>
              <m:maxDist m:val="1"/>
              <m:ctrlPr>
                <w:rPr>
                  <w:rFonts w:ascii="Cambria Math" w:hAnsi="Cambria Math"/>
                  <w:i/>
                </w:rPr>
              </m:ctrlPr>
            </m:eqArrPr>
            <m:e>
              <m:r>
                <m:rPr/>
                <w:rPr>
                  <w:rFonts w:ascii="Cambria Math" w:hAnsi="Cambria Math"/>
                </w:rPr>
                <m:t>AF</m:t>
              </m:r>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=Diag</m:t>
              </m:r>
              <m:d>
                <m:dPr>
                  <m:ctrlPr>
                    <w:rPr>
                      <w:rFonts w:ascii="Cambria Math" w:hAnsi="Cambria Math"/>
                      <w:i/>
                    </w:rPr>
                  </m:ctrlPr>
                </m:dPr>
                <m:e>
                  <m:r>
                    <m:rPr>
                      <m:sty m:val="p"/>
                    </m:rPr>
                    <w:rPr>
                      <w:rFonts w:ascii="Cambria Math" w:hAnsi="Cambria Math"/>
                    </w:rPr>
                    <m:t>α</m:t>
                  </m:r>
                  <m:ctrlPr>
                    <w:rPr>
                      <w:rFonts w:ascii="Cambria Math" w:hAnsi="Cambria Math"/>
                      <w:i/>
                    </w:rPr>
                  </m:ctrlPr>
                </m:e>
              </m:d>
              <m:r>
                <m:rPr/>
                <w:rPr>
                  <w:rFonts w:ascii="Cambria Math" w:hAnsi="Cambria Math"/>
                </w:rPr>
                <m:t>X+</m:t>
              </m:r>
              <m:r>
                <m:rPr/>
                <w:rPr>
                  <w:rFonts w:hint="eastAsia" w:ascii="Cambria Math" w:hAnsi="Cambria Math"/>
                </w:rPr>
                <m:t>β</m:t>
              </m:r>
              <m:r>
                <m:rPr/>
                <w:rPr>
                  <w:rFonts w:hint="default" w:ascii="Cambria Math" w:hAnsi="Cambria Math"/>
                  <w:lang w:val="en-US" w:eastAsia="zh-CN"/>
                </w:rPr>
                <m:t xml:space="preserve">                                                        </m:t>
              </m:r>
              <m:d>
                <m:dPr>
                  <m:begChr m:val="（"/>
                  <m:endChr m:val="）"/>
                  <m:ctrlPr>
                    <w:rPr>
                      <w:rFonts w:ascii="Cambria Math" w:hAnsi="Cambria Math"/>
                      <w:i/>
                    </w:rPr>
                  </m:ctrlPr>
                </m:dPr>
                <m:e>
                  <m:r>
                    <m:rPr/>
                    <w:rPr>
                      <w:rFonts w:hint="default" w:ascii="Cambria Math" w:hAnsi="Cambria Math"/>
                      <w:lang w:val="en-US" w:eastAsia="zh-CN"/>
                    </w:rPr>
                    <m:t>7</m:t>
                  </m:r>
                  <m:ctrlPr>
                    <w:rPr>
                      <w:rFonts w:ascii="Cambria Math" w:hAnsi="Cambria Math"/>
                      <w:i/>
                    </w:rPr>
                  </m:ctrlPr>
                </m:e>
              </m:d>
              <m:ctrlPr>
                <w:rPr>
                  <w:rFonts w:ascii="Cambria Math" w:hAnsi="Cambria Math"/>
                  <w:i/>
                </w:rPr>
              </m:ctrlPr>
            </m:e>
          </m:eqArr>
        </m:oMath>
      </m:oMathPara>
    </w:p>
    <w:p w14:paraId="6784C160">
      <w:pPr>
        <w:adjustRightInd w:val="0"/>
        <w:spacing w:line="400" w:lineRule="atLeast"/>
      </w:pPr>
      <w:r>
        <w:rPr>
          <w:rFonts w:hint="eastAsia"/>
          <w:lang w:val="en-US" w:eastAsia="zh-CN"/>
        </w:rPr>
        <w:t>where</w:t>
      </w:r>
      <w:r>
        <w:rPr>
          <w:rFonts w:hint="eastAsia"/>
        </w:rPr>
        <w:t xml:space="preserve"> </w:t>
      </w:r>
      <m:oMath>
        <m:sSub>
          <m:sSubPr>
            <m:ctrlPr>
              <w:rPr>
                <w:rFonts w:ascii="Cambria Math" w:hAnsi="Cambria Math"/>
                <w:i/>
              </w:rPr>
            </m:ctrlPr>
          </m:sSubPr>
          <m:e>
            <m:r>
              <m:rPr/>
              <w:rPr>
                <w:rFonts w:ascii="Cambria Math" w:hAnsi="Cambria Math"/>
              </w:rPr>
              <m:t>X</m:t>
            </m:r>
            <m:ctrlPr>
              <w:rPr>
                <w:rFonts w:ascii="Cambria Math" w:hAnsi="Cambria Math"/>
                <w:i/>
              </w:rPr>
            </m:ctrlPr>
          </m:e>
          <m:sub>
            <m:r>
              <m:rPr>
                <m:nor/>
                <m:sty m:val="p"/>
              </m:rPr>
              <w:rPr>
                <w:rFonts w:hint="eastAsia" w:ascii="Cambria Math" w:hAnsi="Cambria Math"/>
                <w:b w:val="0"/>
                <w:i w:val="0"/>
              </w:rPr>
              <m:t>in</m:t>
            </m:r>
            <m:r>
              <m:rPr>
                <m:nor/>
                <m:sty m:val="p"/>
              </m:rPr>
              <w:rPr>
                <w:rFonts w:ascii="Cambria Math" w:hAnsi="Cambria Math"/>
                <w:b w:val="0"/>
                <w:i w:val="0"/>
              </w:rPr>
              <m:t xml:space="preserve"> </m:t>
            </m:r>
            <m:ctrlPr>
              <w:rPr>
                <w:rFonts w:ascii="Cambria Math" w:hAnsi="Cambria Math"/>
                <w:i/>
              </w:rPr>
            </m:ctrlPr>
          </m:sub>
        </m:sSub>
        <m:r>
          <m:rPr>
            <m:sty m:val="p"/>
          </m:rPr>
          <w:rPr>
            <w:rFonts w:hint="eastAsia" w:ascii="Cambria Math" w:hAnsi="Cambria Math"/>
          </w:rPr>
          <m:t>∈</m:t>
        </m:r>
        <m:sSup>
          <m:sSupPr>
            <m:ctrlPr>
              <w:rPr>
                <w:rFonts w:ascii="Cambria Math" w:hAnsi="Cambria Math"/>
                <w:i/>
              </w:rPr>
            </m:ctrlPr>
          </m:sSupPr>
          <m:e>
            <m:r>
              <m:rPr/>
              <w:rPr>
                <w:rFonts w:ascii="Cambria Math" w:hAnsi="Cambria Math"/>
              </w:rPr>
              <m:t>R</m:t>
            </m:r>
            <m:ctrlPr>
              <w:rPr>
                <w:rFonts w:ascii="Cambria Math" w:hAnsi="Cambria Math"/>
              </w:rPr>
            </m:ctrlPr>
          </m:e>
          <m:sup>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C</m:t>
            </m:r>
            <m:ctrlPr>
              <w:rPr>
                <w:rFonts w:ascii="Cambria Math" w:hAnsi="Cambria Math"/>
                <w:i/>
              </w:rPr>
            </m:ctrlPr>
          </m:sup>
        </m:sSup>
      </m:oMath>
      <w:r>
        <w:rPr>
          <w:rFonts w:hint="eastAsia" w:hAnsi="Cambria Math"/>
        </w:rPr>
        <w:t xml:space="preserve"> </w:t>
      </w:r>
      <w:r>
        <w:rPr>
          <w:rFonts w:hint="eastAsia"/>
        </w:rPr>
        <w:t xml:space="preserve">is the input for global features, </w:t>
      </w:r>
      <m:oMath>
        <m:sSub>
          <m:sSubPr>
            <m:ctrlPr>
              <w:rPr>
                <w:rFonts w:ascii="Cambria Math" w:hAnsi="Cambria Math"/>
                <w:i/>
              </w:rPr>
            </m:ctrlPr>
          </m:sSubPr>
          <m:e>
            <m:r>
              <m:rPr/>
              <w:rPr>
                <w:rFonts w:ascii="Cambria Math" w:hAnsi="Cambria Math"/>
              </w:rPr>
              <m:t>X</m:t>
            </m:r>
            <m:ctrlPr>
              <w:rPr>
                <w:rFonts w:ascii="Cambria Math" w:hAnsi="Cambria Math"/>
                <w:i/>
              </w:rPr>
            </m:ctrlPr>
          </m:e>
          <m:sub>
            <m:r>
              <m:rPr>
                <m:nor/>
                <m:sty m:val="p"/>
              </m:rPr>
              <w:rPr>
                <w:rFonts w:ascii="Cambria Math" w:hAnsi="Cambria Math"/>
                <w:b w:val="0"/>
                <w:i w:val="0"/>
              </w:rPr>
              <m:t xml:space="preserve">out </m:t>
            </m:r>
            <m:ctrlPr>
              <w:rPr>
                <w:rFonts w:ascii="Cambria Math" w:hAnsi="Cambria Math"/>
                <w:i/>
              </w:rPr>
            </m:ctrlPr>
          </m:sub>
        </m:sSub>
        <m:r>
          <m:rPr>
            <m:sty m:val="p"/>
          </m:rPr>
          <w:rPr>
            <w:rFonts w:hint="eastAsia" w:ascii="Cambria Math" w:hAnsi="Cambria Math"/>
          </w:rPr>
          <m:t>∈</m:t>
        </m:r>
        <m:sSup>
          <m:sSupPr>
            <m:ctrlPr>
              <w:rPr>
                <w:rFonts w:ascii="Cambria Math" w:hAnsi="Cambria Math"/>
                <w:i/>
              </w:rPr>
            </m:ctrlPr>
          </m:sSupPr>
          <m:e>
            <m:r>
              <m:rPr/>
              <w:rPr>
                <w:rFonts w:ascii="Cambria Math" w:hAnsi="Cambria Math"/>
              </w:rPr>
              <m:t>R</m:t>
            </m:r>
            <m:ctrlPr>
              <w:rPr>
                <w:rFonts w:ascii="Cambria Math" w:hAnsi="Cambria Math"/>
              </w:rPr>
            </m:ctrlPr>
          </m:e>
          <m:sup>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C</m:t>
            </m:r>
            <m:ctrlPr>
              <w:rPr>
                <w:rFonts w:ascii="Cambria Math" w:hAnsi="Cambria Math"/>
                <w:i/>
              </w:rPr>
            </m:ctrlPr>
          </m:sup>
        </m:sSup>
      </m:oMath>
      <w:r>
        <w:rPr>
          <w:rFonts w:hint="eastAsia" w:hAnsi="Cambria Math"/>
        </w:rPr>
        <w:t xml:space="preserve"> is output, </w:t>
      </w:r>
      <w:r>
        <w:rPr>
          <w:rFonts w:hint="eastAsia"/>
        </w:rPr>
        <w:t xml:space="preserve">where </w:t>
      </w:r>
      <m:oMath>
        <m:r>
          <m:rPr/>
          <w:rPr>
            <w:rFonts w:ascii="Cambria Math" w:hAnsi="Cambria Math"/>
          </w:rPr>
          <m:t>C</m:t>
        </m:r>
      </m:oMath>
      <w:r>
        <w:rPr>
          <w:rFonts w:hint="eastAsia"/>
        </w:rPr>
        <w:t xml:space="preserve"> is the channel size, </w:t>
      </w:r>
      <m:oMath>
        <m:r>
          <m:rPr/>
          <w:rPr>
            <w:rFonts w:ascii="Cambria Math" w:hAnsi="Cambria Math"/>
          </w:rPr>
          <m:t>L</m:t>
        </m:r>
      </m:oMath>
      <w:r>
        <w:rPr>
          <w:rFonts w:hint="eastAsia"/>
        </w:rPr>
        <w:t xml:space="preserve"> is the length of target features, </w:t>
      </w:r>
      <m:oMath>
        <m:r>
          <m:rPr/>
          <w:rPr>
            <w:rFonts w:ascii="Cambria Math" w:hAnsi="Cambria Math"/>
          </w:rPr>
          <m:t>AF</m:t>
        </m:r>
      </m:oMath>
      <w:r>
        <w:rPr>
          <w:rFonts w:hint="eastAsia"/>
        </w:rPr>
        <w:t xml:space="preserve"> </w:t>
      </w:r>
      <w:r>
        <w:rPr>
          <w:rFonts w:hint="eastAsia"/>
          <w:lang w:val="en-US" w:eastAsia="zh-CN"/>
        </w:rPr>
        <w:t>represents</w:t>
      </w:r>
      <w:r>
        <w:rPr>
          <w:rFonts w:hint="eastAsia"/>
        </w:rPr>
        <w:t xml:space="preserve"> affine block, which creates a diagonal matrix </w:t>
      </w:r>
      <w:r>
        <w:rPr>
          <w:rFonts w:hint="eastAsia"/>
          <w:lang w:val="en-US" w:eastAsia="zh-CN"/>
        </w:rPr>
        <w:t>through</w:t>
      </w:r>
      <w:r>
        <w:rPr>
          <w:rFonts w:hint="eastAsia"/>
        </w:rPr>
        <w:t xml:space="preserve"> </w:t>
      </w:r>
      <m:oMath>
        <m:r>
          <m:rPr/>
          <w:rPr>
            <w:rFonts w:ascii="Cambria Math" w:hAnsi="Cambria Math"/>
          </w:rPr>
          <m:t>Diag</m:t>
        </m:r>
      </m:oMath>
      <w:r>
        <w:rPr>
          <w:rFonts w:hint="eastAsia"/>
        </w:rPr>
        <w:t xml:space="preserve"> function, </w:t>
      </w:r>
      <m:oMath>
        <m:r>
          <m:rPr>
            <m:sty m:val="p"/>
          </m:rPr>
          <w:rPr>
            <w:rFonts w:ascii="Cambria Math" w:hAnsi="Cambria Math"/>
          </w:rPr>
          <m:t>α</m:t>
        </m:r>
      </m:oMath>
      <w:r>
        <w:rPr>
          <w:rFonts w:hint="eastAsia" w:hAnsi="Cambria Math"/>
        </w:rPr>
        <w:t xml:space="preserve"> </w:t>
      </w:r>
      <w:r>
        <w:rPr>
          <w:rFonts w:hint="eastAsia"/>
        </w:rPr>
        <w:t xml:space="preserve">and </w:t>
      </w:r>
      <m:oMath>
        <m:r>
          <m:rPr/>
          <w:rPr>
            <w:rFonts w:hint="eastAsia" w:ascii="Cambria Math" w:hAnsi="Cambria Math"/>
          </w:rPr>
          <m:t>β</m:t>
        </m:r>
      </m:oMath>
      <w:r>
        <w:rPr>
          <w:rFonts w:hint="eastAsia"/>
        </w:rPr>
        <w:t xml:space="preserve"> are trainable weighted vectors, and </w:t>
      </w:r>
      <m:oMath>
        <m:r>
          <m:rPr/>
          <w:rPr>
            <w:rFonts w:ascii="Cambria Math" w:hAnsi="Cambria Math"/>
          </w:rPr>
          <m:t>F</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 xml:space="preserve"> </m:t>
            </m:r>
            <m:ctrlPr>
              <w:rPr>
                <w:rFonts w:ascii="Cambria Math" w:hAnsi="Cambria Math"/>
                <w:i/>
              </w:rPr>
            </m:ctrlPr>
          </m:sub>
        </m:sSub>
      </m:oMath>
      <w:r>
        <w:rPr>
          <w:rFonts w:hint="eastAsia"/>
        </w:rPr>
        <w:t xml:space="preserve"> consists of a fully connected layer and a ReLU layer.</w:t>
      </w:r>
    </w:p>
    <w:p w14:paraId="6AFB797B">
      <w:pPr>
        <w:spacing w:line="400" w:lineRule="atLeast"/>
        <w:ind w:firstLine="420"/>
      </w:pPr>
      <w:r>
        <w:rPr>
          <w:rFonts w:hint="eastAsia"/>
        </w:rPr>
        <w:t xml:space="preserve">Based on the global features output from the previous layer, the local feature extractor is used to further mine the local features of the target. In </w:t>
      </w:r>
      <w:r>
        <w:rPr>
          <w:rFonts w:hint="eastAsia"/>
          <w:lang w:val="en-US" w:eastAsia="zh-CN"/>
        </w:rPr>
        <w:t xml:space="preserve">addition </w:t>
      </w:r>
      <w:r>
        <w:rPr>
          <w:rFonts w:hint="eastAsia"/>
        </w:rPr>
        <w:t>to the affine layer and activation function, the local feature extractor adds an extra</w:t>
      </w:r>
      <w:r>
        <w:rPr>
          <w:rFonts w:hint="eastAsia"/>
          <w:lang w:val="en-US" w:eastAsia="zh-CN"/>
        </w:rPr>
        <w:t xml:space="preserve"> Local Kernel Convolutional Neural Network (LK-CNN)</w:t>
      </w:r>
      <w:r>
        <w:rPr>
          <w:rFonts w:hint="eastAsia"/>
        </w:rPr>
        <w:t xml:space="preserve"> layer and an attention layer. The LK-CNN layer uses </w:t>
      </w:r>
      <w:r>
        <w:rPr>
          <w:rFonts w:hint="eastAsia"/>
          <w:lang w:val="en-US" w:eastAsia="zh-CN"/>
        </w:rPr>
        <w:t xml:space="preserve">more </w:t>
      </w:r>
      <w:r>
        <w:rPr>
          <w:rFonts w:hint="eastAsia"/>
        </w:rPr>
        <w:t xml:space="preserve">convolutional structures, including three convolutional blocks. Each convolutional block consists of a one-dimensional convolutional layer with a large kernel, a </w:t>
      </w:r>
      <w:r>
        <w:rPr>
          <w:rFonts w:hint="eastAsia"/>
          <w:lang w:val="en-US" w:eastAsia="zh-CN"/>
        </w:rPr>
        <w:t>B</w:t>
      </w:r>
      <w:r>
        <w:rPr>
          <w:rFonts w:hint="eastAsia"/>
        </w:rPr>
        <w:t xml:space="preserve">atch </w:t>
      </w:r>
      <w:r>
        <w:rPr>
          <w:rFonts w:hint="eastAsia"/>
          <w:lang w:val="en-US" w:eastAsia="zh-CN"/>
        </w:rPr>
        <w:t>N</w:t>
      </w:r>
      <w:r>
        <w:rPr>
          <w:rFonts w:hint="eastAsia"/>
        </w:rPr>
        <w:t>ormalization (BN</w:t>
      </w:r>
      <w:r>
        <w:rPr>
          <w:rFonts w:hint="eastAsia"/>
          <w:lang w:val="en-US" w:eastAsia="zh-CN"/>
        </w:rPr>
        <w:t>)</w:t>
      </w:r>
      <w:r>
        <w:rPr>
          <w:rFonts w:hint="eastAsia"/>
        </w:rPr>
        <w:t xml:space="preserve"> layer, and a ReLU activation function layer, which can more effectively extract complex biological sequences such as amino acid sequences. The formula for the local feature extractor is</w:t>
      </w:r>
      <w:r>
        <w:rPr>
          <w:rFonts w:hint="eastAsia"/>
          <w:lang w:val="en-US" w:eastAsia="zh-CN"/>
        </w:rPr>
        <w:t xml:space="preserve"> as</w:t>
      </w:r>
      <w:r>
        <w:rPr>
          <w:rFonts w:hint="eastAsia"/>
        </w:rPr>
        <w:t xml:space="preserve"> follows:</w:t>
      </w:r>
    </w:p>
    <w:p w14:paraId="4C705C51">
      <w:pPr>
        <w:spacing w:line="400" w:lineRule="atLeast"/>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CNN</m:t>
                  </m:r>
                  <m:ctrlPr>
                    <w:rPr>
                      <w:rFonts w:ascii="Cambria Math" w:hAnsi="Cambria Math"/>
                      <w:i/>
                    </w:rPr>
                  </m:ctrlPr>
                </m:sub>
              </m:sSub>
              <m:r>
                <m:rPr/>
                <w:rPr>
                  <w:rFonts w:ascii="Cambria Math" w:hAnsi="Cambria Math"/>
                </w:rPr>
                <m:t>=FC</m:t>
              </m:r>
              <m:d>
                <m:dPr>
                  <m:ctrlPr>
                    <w:rPr>
                      <w:rFonts w:ascii="Cambria Math" w:hAnsi="Cambria Math"/>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m:nor/>
                          <m:sty m:val="p"/>
                        </m:rPr>
                        <w:rPr>
                          <w:rFonts w:ascii="Cambria Math" w:hAnsi="Cambria Math"/>
                          <w:b w:val="0"/>
                          <w:i w:val="0"/>
                        </w:rPr>
                        <m:t>o</m:t>
                      </m:r>
                      <m:r>
                        <m:rPr>
                          <m:nor/>
                          <m:sty m:val="p"/>
                        </m:rPr>
                        <w:rPr>
                          <w:rFonts w:hint="eastAsia" w:ascii="Cambria Math" w:hAnsi="Cambria Math"/>
                          <w:b w:val="0"/>
                          <w:i w:val="0"/>
                        </w:rPr>
                        <m:t>u</m:t>
                      </m:r>
                      <m:r>
                        <m:rPr>
                          <m:nor/>
                          <m:sty m:val="p"/>
                        </m:rPr>
                        <w:rPr>
                          <w:rFonts w:ascii="Cambria Math" w:hAnsi="Cambria Math"/>
                          <w:b w:val="0"/>
                          <w:i w:val="0"/>
                        </w:rPr>
                        <m:t>t</m:t>
                      </m:r>
                      <m:ctrlPr>
                        <w:rPr>
                          <w:rFonts w:ascii="Cambria Math" w:hAnsi="Cambria Math"/>
                          <w:i/>
                        </w:rPr>
                      </m:ctrlPr>
                    </m:sub>
                  </m:sSub>
                  <m:r>
                    <m:rPr/>
                    <w:rPr>
                      <w:rFonts w:ascii="Cambria Math" w:hAnsi="Cambria Math"/>
                    </w:rPr>
                    <m:t>+Att</m:t>
                  </m:r>
                  <m:d>
                    <m:dPr>
                      <m:ctrlPr>
                        <w:rPr>
                          <w:rFonts w:ascii="Cambria Math" w:hAnsi="Cambria Math"/>
                        </w:rPr>
                      </m:ctrlPr>
                    </m:dPr>
                    <m:e>
                      <m:r>
                        <m:rPr/>
                        <w:rPr>
                          <w:rFonts w:ascii="Cambria Math" w:hAnsi="Cambria Math"/>
                        </w:rPr>
                        <m:t>AF</m:t>
                      </m:r>
                      <m:d>
                        <m:dPr>
                          <m:ctrlPr>
                            <w:rPr>
                              <w:rFonts w:ascii="Cambria Math" w:hAnsi="Cambria Math"/>
                            </w:rPr>
                          </m:ctrlPr>
                        </m:dPr>
                        <m:e>
                          <m:r>
                            <m:rPr/>
                            <w:rPr>
                              <w:rFonts w:ascii="Cambria Math" w:hAnsi="Cambria Math"/>
                            </w:rPr>
                            <m:t>CN</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LK</m:t>
                              </m:r>
                              <m:ctrlPr>
                                <w:rPr>
                                  <w:rFonts w:ascii="Cambria Math" w:hAnsi="Cambria Math"/>
                                  <w:i/>
                                </w:rPr>
                              </m:ctrlPr>
                            </m:sub>
                          </m:sSub>
                          <m:d>
                            <m:dPr>
                              <m:ctrlPr>
                                <w:rPr>
                                  <w:rFonts w:ascii="Cambria Math" w:hAnsi="Cambria Math"/>
                                </w:rPr>
                              </m:ctrlPr>
                            </m:dPr>
                            <m:e>
                              <m:r>
                                <m:rPr/>
                                <w:rPr>
                                  <w:rFonts w:ascii="Cambria Math" w:hAnsi="Cambria Math"/>
                                </w:rPr>
                                <m:t>AF</m:t>
                              </m:r>
                              <m:d>
                                <m:dPr>
                                  <m:ctrlPr>
                                    <w:rPr>
                                      <w:rFonts w:ascii="Cambria Math" w:hAnsi="Cambria Math"/>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m:nor/>
                                          <m:sty m:val="p"/>
                                        </m:rPr>
                                        <w:rPr>
                                          <w:rFonts w:ascii="Cambria Math" w:hAnsi="Cambria Math"/>
                                          <w:b w:val="0"/>
                                          <w:i w:val="0"/>
                                        </w:rPr>
                                        <m:t>o</m:t>
                                      </m:r>
                                      <m:r>
                                        <m:rPr>
                                          <m:nor/>
                                          <m:sty m:val="p"/>
                                        </m:rPr>
                                        <w:rPr>
                                          <w:rFonts w:hint="eastAsia" w:ascii="Cambria Math" w:hAnsi="Cambria Math"/>
                                          <w:b w:val="0"/>
                                          <w:i w:val="0"/>
                                        </w:rPr>
                                        <m:t>u</m:t>
                                      </m:r>
                                      <m:r>
                                        <m:rPr>
                                          <m:nor/>
                                          <m:sty m:val="p"/>
                                        </m:rPr>
                                        <w:rPr>
                                          <w:rFonts w:ascii="Cambria Math" w:hAnsi="Cambria Math"/>
                                          <w:b w:val="0"/>
                                          <w:i w:val="0"/>
                                        </w:rPr>
                                        <m:t>t</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d>
                      <m:ctrlPr>
                        <w:rPr>
                          <w:rFonts w:ascii="Cambria Math" w:hAnsi="Cambria Math"/>
                          <w:i/>
                        </w:rPr>
                      </m:ctrlPr>
                    </m:e>
                  </m:d>
                  <m:ctrlPr>
                    <w:rPr>
                      <w:rFonts w:ascii="Cambria Math" w:hAnsi="Cambria Math"/>
                      <w:i/>
                    </w:rPr>
                  </m:ctrlPr>
                </m:e>
              </m:d>
              <m:r>
                <m:rPr/>
                <w:rPr>
                  <w:rFonts w:hint="default" w:ascii="Cambria Math" w:hAnsi="Cambria Math"/>
                  <w:lang w:val="en-US" w:eastAsia="zh-CN"/>
                </w:rPr>
                <m:t xml:space="preserve">                      </m:t>
              </m:r>
              <m:d>
                <m:dPr>
                  <m:begChr m:val="（"/>
                  <m:endChr m:val="）"/>
                  <m:ctrlPr>
                    <w:rPr>
                      <w:rFonts w:ascii="Cambria Math" w:hAnsi="Cambria Math"/>
                      <w:i/>
                    </w:rPr>
                  </m:ctrlPr>
                </m:dPr>
                <m:e>
                  <m:r>
                    <m:rPr/>
                    <w:rPr>
                      <w:rFonts w:hint="default" w:ascii="Cambria Math" w:hAnsi="Cambria Math"/>
                      <w:lang w:val="en-US" w:eastAsia="zh-CN"/>
                    </w:rPr>
                    <m:t>8</m:t>
                  </m:r>
                  <m:ctrlPr>
                    <w:rPr>
                      <w:rFonts w:ascii="Cambria Math" w:hAnsi="Cambria Math"/>
                      <w:i/>
                    </w:rPr>
                  </m:ctrlPr>
                </m:e>
              </m:d>
              <m:ctrlPr>
                <w:rPr>
                  <w:rFonts w:ascii="Cambria Math" w:hAnsi="Cambria Math"/>
                  <w:i/>
                </w:rPr>
              </m:ctrlPr>
            </m:e>
          </m:eqArr>
        </m:oMath>
      </m:oMathPara>
    </w:p>
    <w:p w14:paraId="0D927A5A">
      <w:pPr>
        <w:spacing w:line="400" w:lineRule="atLeast"/>
        <w:ind w:firstLine="420"/>
        <w:rPr>
          <w:rFonts w:ascii="宋体" w:hAnsi="宋体" w:cs="宋体"/>
          <w:szCs w:val="24"/>
        </w:rPr>
      </w:pPr>
      <w:r>
        <w:rPr>
          <w:rFonts w:hint="eastAsia"/>
        </w:rPr>
        <w:t>Among them,</w:t>
      </w:r>
      <w:r>
        <w:rPr>
          <w:rFonts w:hint="eastAsia" w:ascii="宋体" w:hAnsi="宋体" w:cs="宋体"/>
          <w:szCs w:val="24"/>
        </w:rPr>
        <w:t xml:space="preserve"> </w:t>
      </w:r>
      <m:oMath>
        <m:sSub>
          <m:sSubPr>
            <m:ctrlPr>
              <w:rPr>
                <w:rFonts w:hint="eastAsia" w:ascii="Cambria Math" w:hAnsi="Cambria Math" w:cs="宋体"/>
                <w:szCs w:val="24"/>
              </w:rPr>
            </m:ctrlPr>
          </m:sSubPr>
          <m:e>
            <m:r>
              <m:rPr>
                <m:sty m:val="p"/>
              </m:rPr>
              <w:rPr>
                <w:rFonts w:hint="eastAsia" w:ascii="Cambria Math" w:hAnsi="Cambria Math" w:cs="宋体"/>
                <w:szCs w:val="24"/>
              </w:rPr>
              <m:t>X</m:t>
            </m:r>
            <m:ctrlPr>
              <w:rPr>
                <w:rFonts w:hint="eastAsia" w:ascii="Cambria Math" w:hAnsi="Cambria Math" w:cs="宋体"/>
                <w:szCs w:val="24"/>
              </w:rPr>
            </m:ctrlPr>
          </m:e>
          <m:sub>
            <m:r>
              <m:rPr>
                <m:sty m:val="p"/>
              </m:rPr>
              <w:rPr>
                <w:rFonts w:hint="eastAsia" w:ascii="Cambria Math" w:hAnsi="Cambria Math" w:cs="宋体"/>
                <w:szCs w:val="24"/>
              </w:rPr>
              <m:t>CNN</m:t>
            </m:r>
            <m:ctrlPr>
              <w:rPr>
                <w:rFonts w:hint="eastAsia" w:ascii="Cambria Math" w:hAnsi="Cambria Math" w:cs="宋体"/>
                <w:szCs w:val="24"/>
              </w:rPr>
            </m:ctrlPr>
          </m:sub>
        </m:sSub>
        <m:r>
          <m:rPr>
            <m:sty m:val="p"/>
          </m:rPr>
          <w:rPr>
            <w:rFonts w:hint="eastAsia" w:ascii="Cambria Math" w:hAnsi="Cambria Math" w:cs="宋体"/>
            <w:szCs w:val="24"/>
          </w:rPr>
          <m:t>∈</m:t>
        </m:r>
        <m:sSup>
          <m:sSupPr>
            <m:ctrlPr>
              <w:rPr>
                <w:rFonts w:hint="eastAsia" w:ascii="Cambria Math" w:hAnsi="Cambria Math" w:cs="宋体"/>
                <w:szCs w:val="24"/>
              </w:rPr>
            </m:ctrlPr>
          </m:sSupPr>
          <m:e>
            <m:r>
              <m:rPr>
                <m:sty m:val="p"/>
              </m:rPr>
              <w:rPr>
                <w:rFonts w:hint="eastAsia" w:ascii="Cambria Math" w:hAnsi="Cambria Math" w:cs="宋体"/>
                <w:szCs w:val="24"/>
              </w:rPr>
              <m:t>R</m:t>
            </m:r>
            <m:ctrlPr>
              <w:rPr>
                <w:rFonts w:hint="eastAsia" w:ascii="Cambria Math" w:hAnsi="Cambria Math" w:cs="宋体"/>
                <w:szCs w:val="24"/>
              </w:rPr>
            </m:ctrlPr>
          </m:e>
          <m:sup>
            <m:sSub>
              <m:sSubPr>
                <m:ctrlPr>
                  <w:rPr>
                    <w:rFonts w:hint="eastAsia" w:ascii="Cambria Math" w:hAnsi="Cambria Math" w:cs="宋体"/>
                    <w:szCs w:val="24"/>
                  </w:rPr>
                </m:ctrlPr>
              </m:sSubPr>
              <m:e>
                <m:r>
                  <m:rPr>
                    <m:sty m:val="p"/>
                  </m:rPr>
                  <w:rPr>
                    <w:rFonts w:hint="eastAsia" w:ascii="Cambria Math" w:hAnsi="Cambria Math" w:cs="宋体"/>
                    <w:szCs w:val="24"/>
                  </w:rPr>
                  <m:t>L</m:t>
                </m:r>
                <m:ctrlPr>
                  <w:rPr>
                    <w:rFonts w:hint="eastAsia" w:ascii="Cambria Math" w:hAnsi="Cambria Math" w:cs="宋体"/>
                    <w:szCs w:val="24"/>
                  </w:rPr>
                </m:ctrlPr>
              </m:e>
              <m:sub>
                <m:r>
                  <m:rPr>
                    <m:sty m:val="p"/>
                  </m:rPr>
                  <w:rPr>
                    <w:rFonts w:hint="eastAsia" w:ascii="Cambria Math" w:hAnsi="Cambria Math" w:cs="宋体"/>
                    <w:szCs w:val="24"/>
                  </w:rPr>
                  <m:t>p</m:t>
                </m:r>
                <m:ctrlPr>
                  <w:rPr>
                    <w:rFonts w:hint="eastAsia" w:ascii="Cambria Math" w:hAnsi="Cambria Math" w:cs="宋体"/>
                    <w:szCs w:val="24"/>
                  </w:rPr>
                </m:ctrlPr>
              </m:sub>
            </m:sSub>
            <m:r>
              <m:rPr>
                <m:sty m:val="p"/>
              </m:rPr>
              <w:rPr>
                <w:rFonts w:hint="eastAsia" w:ascii="Cambria Math" w:hAnsi="Cambria Math" w:cs="宋体"/>
                <w:szCs w:val="24"/>
              </w:rPr>
              <m:t>×</m:t>
            </m:r>
            <m:sSub>
              <m:sSubPr>
                <m:ctrlPr>
                  <w:rPr>
                    <w:rFonts w:hint="eastAsia" w:ascii="Cambria Math" w:hAnsi="Cambria Math" w:cs="宋体"/>
                    <w:szCs w:val="24"/>
                  </w:rPr>
                </m:ctrlPr>
              </m:sSubPr>
              <m:e>
                <m:r>
                  <m:rPr>
                    <m:sty m:val="p"/>
                  </m:rPr>
                  <w:rPr>
                    <w:rFonts w:hint="eastAsia" w:ascii="Cambria Math" w:hAnsi="Cambria Math" w:cs="宋体"/>
                    <w:szCs w:val="24"/>
                  </w:rPr>
                  <m:t>C</m:t>
                </m:r>
                <m:ctrlPr>
                  <w:rPr>
                    <w:rFonts w:hint="eastAsia" w:ascii="Cambria Math" w:hAnsi="Cambria Math" w:cs="宋体"/>
                    <w:szCs w:val="24"/>
                  </w:rPr>
                </m:ctrlPr>
              </m:e>
              <m:sub>
                <m:r>
                  <m:rPr>
                    <m:sty m:val="p"/>
                  </m:rPr>
                  <w:rPr>
                    <w:rFonts w:hint="eastAsia" w:ascii="Cambria Math" w:hAnsi="Cambria Math" w:cs="宋体"/>
                    <w:szCs w:val="24"/>
                  </w:rPr>
                  <m:t>p</m:t>
                </m:r>
                <m:ctrlPr>
                  <w:rPr>
                    <w:rFonts w:hint="eastAsia" w:ascii="Cambria Math" w:hAnsi="Cambria Math" w:cs="宋体"/>
                    <w:szCs w:val="24"/>
                  </w:rPr>
                </m:ctrlPr>
              </m:sub>
            </m:sSub>
            <m:ctrlPr>
              <w:rPr>
                <w:rFonts w:hint="eastAsia" w:ascii="Cambria Math" w:hAnsi="Cambria Math" w:cs="宋体"/>
                <w:szCs w:val="24"/>
              </w:rPr>
            </m:ctrlPr>
          </m:sup>
        </m:sSup>
      </m:oMath>
      <w:r>
        <w:rPr>
          <w:rFonts w:hint="eastAsia"/>
        </w:rPr>
        <w:t xml:space="preserve">is output features of the local feature extractor, where </w:t>
      </w:r>
      <m:oMath>
        <m:sSub>
          <m:sSubPr>
            <m:ctrlPr>
              <w:rPr>
                <w:rFonts w:hint="eastAsia" w:ascii="Cambria Math" w:hAnsi="Cambria Math" w:cs="宋体"/>
                <w:szCs w:val="24"/>
              </w:rPr>
            </m:ctrlPr>
          </m:sSubPr>
          <m:e>
            <m:r>
              <m:rPr>
                <m:sty m:val="p"/>
              </m:rPr>
              <w:rPr>
                <w:rFonts w:hint="eastAsia" w:ascii="Cambria Math" w:hAnsi="Cambria Math" w:cs="宋体"/>
                <w:szCs w:val="24"/>
              </w:rPr>
              <m:t>L</m:t>
            </m:r>
            <m:ctrlPr>
              <w:rPr>
                <w:rFonts w:hint="eastAsia" w:ascii="Cambria Math" w:hAnsi="Cambria Math" w:cs="宋体"/>
                <w:szCs w:val="24"/>
              </w:rPr>
            </m:ctrlPr>
          </m:e>
          <m:sub>
            <m:r>
              <m:rPr>
                <m:sty m:val="p"/>
              </m:rPr>
              <w:rPr>
                <w:rFonts w:hint="eastAsia" w:ascii="Cambria Math" w:hAnsi="Cambria Math" w:cs="宋体"/>
                <w:szCs w:val="24"/>
              </w:rPr>
              <m:t>P</m:t>
            </m:r>
            <m:ctrlPr>
              <w:rPr>
                <w:rFonts w:hint="eastAsia" w:ascii="Cambria Math" w:hAnsi="Cambria Math" w:cs="宋体"/>
                <w:szCs w:val="24"/>
              </w:rPr>
            </m:ctrlPr>
          </m:sub>
        </m:sSub>
        <m:r>
          <m:rPr>
            <m:sty m:val="p"/>
          </m:rPr>
          <w:rPr>
            <w:rFonts w:hint="eastAsia" w:ascii="Cambria Math" w:hAnsi="Cambria Math" w:cs="宋体"/>
            <w:szCs w:val="24"/>
          </w:rPr>
          <m:t>、</m:t>
        </m:r>
        <m:sSub>
          <m:sSubPr>
            <m:ctrlPr>
              <w:rPr>
                <w:rFonts w:hint="eastAsia" w:ascii="Cambria Math" w:hAnsi="Cambria Math" w:cs="宋体"/>
                <w:szCs w:val="24"/>
              </w:rPr>
            </m:ctrlPr>
          </m:sSubPr>
          <m:e>
            <m:r>
              <m:rPr>
                <m:sty m:val="p"/>
              </m:rPr>
              <w:rPr>
                <w:rFonts w:hint="eastAsia" w:ascii="Cambria Math" w:hAnsi="Cambria Math" w:cs="宋体"/>
                <w:szCs w:val="24"/>
              </w:rPr>
              <m:t>C</m:t>
            </m:r>
            <m:ctrlPr>
              <w:rPr>
                <w:rFonts w:hint="eastAsia" w:ascii="Cambria Math" w:hAnsi="Cambria Math" w:cs="宋体"/>
                <w:szCs w:val="24"/>
              </w:rPr>
            </m:ctrlPr>
          </m:e>
          <m:sub>
            <m:r>
              <m:rPr>
                <m:sty m:val="p"/>
              </m:rPr>
              <w:rPr>
                <w:rFonts w:hint="eastAsia" w:ascii="Cambria Math" w:hAnsi="Cambria Math" w:cs="宋体"/>
                <w:szCs w:val="24"/>
              </w:rPr>
              <m:t>P</m:t>
            </m:r>
            <m:ctrlPr>
              <w:rPr>
                <w:rFonts w:hint="eastAsia" w:ascii="Cambria Math" w:hAnsi="Cambria Math" w:cs="宋体"/>
                <w:szCs w:val="24"/>
              </w:rPr>
            </m:ctrlPr>
          </m:sub>
        </m:sSub>
      </m:oMath>
      <w:r>
        <w:rPr>
          <w:rFonts w:hint="eastAsia" w:hAnsi="Cambria Math" w:cs="宋体"/>
          <w:szCs w:val="24"/>
        </w:rPr>
        <w:t xml:space="preserve"> are Target characteristic length and channel size, </w:t>
      </w:r>
      <m:oMath>
        <m:r>
          <m:rPr/>
          <w:rPr>
            <w:rFonts w:ascii="Cambria Math" w:hAnsi="Cambria Math"/>
            <w:szCs w:val="24"/>
          </w:rPr>
          <m:t>F</m:t>
        </m:r>
        <m:sSub>
          <m:sSubPr>
            <m:ctrlPr>
              <w:rPr>
                <w:rFonts w:ascii="Cambria Math" w:hAnsi="Cambria Math"/>
                <w:i/>
                <w:szCs w:val="24"/>
              </w:rPr>
            </m:ctrlPr>
          </m:sSubPr>
          <m:e>
            <m:r>
              <m:rPr/>
              <w:rPr>
                <w:rFonts w:ascii="Cambria Math" w:hAnsi="Cambria Math"/>
                <w:szCs w:val="24"/>
              </w:rPr>
              <m:t>C</m:t>
            </m:r>
            <m:ctrlPr>
              <w:rPr>
                <w:rFonts w:ascii="Cambria Math" w:hAnsi="Cambria Math"/>
                <w:i/>
                <w:szCs w:val="24"/>
              </w:rPr>
            </m:ctrlPr>
          </m:e>
          <m:sub>
            <m:r>
              <m:rPr/>
              <w:rPr>
                <w:rFonts w:ascii="Cambria Math" w:hAnsi="Cambria Math"/>
                <w:szCs w:val="24"/>
              </w:rPr>
              <m:t xml:space="preserve"> </m:t>
            </m:r>
            <m:ctrlPr>
              <w:rPr>
                <w:rFonts w:ascii="Cambria Math" w:hAnsi="Cambria Math"/>
                <w:i/>
                <w:szCs w:val="24"/>
              </w:rPr>
            </m:ctrlPr>
          </m:sub>
        </m:sSub>
      </m:oMath>
      <w:r>
        <w:rPr>
          <w:rFonts w:hint="eastAsia" w:hAnsi="Cambria Math"/>
          <w:szCs w:val="24"/>
        </w:rPr>
        <w:t xml:space="preserve">is fully connected layer, </w:t>
      </w:r>
      <m:oMath>
        <m:sSub>
          <m:sSubPr>
            <m:ctrlPr>
              <w:rPr>
                <w:rFonts w:hint="eastAsia" w:ascii="Cambria Math" w:hAnsi="Cambria Math" w:cs="宋体"/>
                <w:szCs w:val="24"/>
              </w:rPr>
            </m:ctrlPr>
          </m:sSubPr>
          <m:e>
            <m:r>
              <m:rPr>
                <m:sty m:val="p"/>
              </m:rPr>
              <w:rPr>
                <w:rFonts w:hint="eastAsia" w:ascii="Cambria Math" w:hAnsi="Cambria Math" w:cs="宋体"/>
                <w:szCs w:val="24"/>
              </w:rPr>
              <m:t>CNN</m:t>
            </m:r>
            <m:ctrlPr>
              <w:rPr>
                <w:rFonts w:hint="eastAsia" w:ascii="Cambria Math" w:hAnsi="Cambria Math" w:cs="宋体"/>
                <w:szCs w:val="24"/>
              </w:rPr>
            </m:ctrlPr>
          </m:e>
          <m:sub>
            <m:r>
              <m:rPr>
                <m:sty m:val="p"/>
              </m:rPr>
              <w:rPr>
                <w:rFonts w:hint="eastAsia" w:ascii="Cambria Math" w:hAnsi="Cambria Math" w:cs="宋体"/>
                <w:szCs w:val="24"/>
              </w:rPr>
              <m:t>LK</m:t>
            </m:r>
            <m:ctrlPr>
              <w:rPr>
                <w:rFonts w:hint="eastAsia" w:ascii="Cambria Math" w:hAnsi="Cambria Math" w:cs="宋体"/>
                <w:szCs w:val="24"/>
              </w:rPr>
            </m:ctrlPr>
          </m:sub>
        </m:sSub>
      </m:oMath>
      <w:r>
        <w:rPr>
          <w:rFonts w:hint="eastAsia" w:hAnsi="Cambria Math" w:cs="宋体"/>
          <w:szCs w:val="24"/>
        </w:rPr>
        <w:t xml:space="preserve"> is </w:t>
      </w:r>
      <w:r>
        <w:rPr>
          <w:rFonts w:hint="eastAsia"/>
          <w:szCs w:val="24"/>
        </w:rPr>
        <w:t>LK-CNN layer.</w:t>
      </w:r>
    </w:p>
    <w:p w14:paraId="476C89E3">
      <w:pPr>
        <w:spacing w:line="400" w:lineRule="atLeast"/>
        <w:ind w:firstLine="420"/>
        <w:rPr>
          <w:rFonts w:hAnsi="Cambria Math" w:cs="宋体"/>
          <w:szCs w:val="24"/>
        </w:rPr>
      </w:pPr>
      <w:r>
        <w:rPr>
          <w:rFonts w:hint="eastAsia" w:hAnsi="Cambria Math" w:cs="宋体"/>
          <w:szCs w:val="24"/>
        </w:rPr>
        <w:t xml:space="preserve">In addition, Att(X) is the spatial attention module, which captures local relationships between adjacent elements </w:t>
      </w:r>
      <w:r>
        <w:rPr>
          <w:rFonts w:hint="eastAsia" w:hAnsi="Cambria Math" w:cs="宋体"/>
          <w:szCs w:val="24"/>
          <w:lang w:val="en-US" w:eastAsia="zh-CN"/>
        </w:rPr>
        <w:t>through</w:t>
      </w:r>
      <w:r>
        <w:rPr>
          <w:rFonts w:hint="eastAsia" w:hAnsi="Cambria Math" w:cs="宋体"/>
          <w:szCs w:val="24"/>
        </w:rPr>
        <w:t xml:space="preserve"> 2D</w:t>
      </w:r>
      <w:r>
        <w:rPr>
          <w:rFonts w:hint="eastAsia" w:hAnsi="Cambria Math" w:cs="宋体"/>
          <w:szCs w:val="24"/>
          <w:lang w:val="en-US" w:eastAsia="zh-CN"/>
        </w:rPr>
        <w:t>-</w:t>
      </w:r>
      <w:r>
        <w:rPr>
          <w:rFonts w:hint="eastAsia" w:hAnsi="Cambria Math" w:cs="宋体"/>
          <w:szCs w:val="24"/>
        </w:rPr>
        <w:t xml:space="preserve">convolution </w:t>
      </w:r>
      <m:oMath>
        <m:r>
          <m:rPr/>
          <w:rPr>
            <w:rFonts w:ascii="Cambria Math" w:hAnsi="Cambria Math"/>
          </w:rPr>
          <m:t>CN</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2D</m:t>
            </m:r>
            <m:ctrlPr>
              <w:rPr>
                <w:rFonts w:ascii="Cambria Math" w:hAnsi="Cambria Math"/>
                <w:i/>
              </w:rPr>
            </m:ctrlPr>
          </m:sub>
        </m:sSub>
      </m:oMath>
      <w:r>
        <w:rPr>
          <w:rFonts w:hint="eastAsia" w:hAnsi="Cambria Math"/>
          <w:i w:val="0"/>
          <w:lang w:val="en-US" w:eastAsia="zh-CN"/>
        </w:rPr>
        <w:t xml:space="preserve"> </w:t>
      </w:r>
      <w:r>
        <w:rPr>
          <w:rFonts w:hint="eastAsia" w:hAnsi="Cambria Math" w:cs="宋体"/>
          <w:szCs w:val="24"/>
        </w:rPr>
        <w:t xml:space="preserve">and normalizes captured information </w:t>
      </w:r>
      <w:r>
        <w:rPr>
          <w:rFonts w:hint="eastAsia" w:hAnsi="Cambria Math" w:cs="宋体"/>
          <w:szCs w:val="24"/>
          <w:lang w:val="en-US" w:eastAsia="zh-CN"/>
        </w:rPr>
        <w:t>through</w:t>
      </w:r>
      <w:r>
        <w:rPr>
          <w:rFonts w:hint="eastAsia" w:hAnsi="Cambria Math" w:cs="宋体"/>
          <w:szCs w:val="24"/>
        </w:rPr>
        <w:t xml:space="preserve"> Sigmoid() function to enrich individual features. Figure 4-(B) shows the structure of the attention layer, and the formula is as follows:</w:t>
      </w:r>
    </w:p>
    <w:p w14:paraId="29F2B656">
      <w:pPr>
        <w:spacing w:line="400" w:lineRule="atLeast"/>
        <w:rPr>
          <w:rFonts w:hAnsi="Cambria Math"/>
        </w:rPr>
      </w:pPr>
      <m:oMathPara>
        <m:oMathParaPr>
          <m:jc m:val="right"/>
        </m:oMathParaPr>
        <m:oMath>
          <m:eqArr>
            <m:eqArrPr>
              <m:maxDist m:val="1"/>
              <m:ctrlPr>
                <w:rPr>
                  <w:rFonts w:ascii="Cambria Math" w:hAnsi="Cambria Math"/>
                  <w:i/>
                </w:rPr>
              </m:ctrlPr>
            </m:eqArrPr>
            <m:e>
              <m:r>
                <m:rPr/>
                <w:rPr>
                  <w:rFonts w:ascii="Cambria Math" w:hAnsi="Cambria Math"/>
                </w:rPr>
                <m:t>Att</m:t>
              </m:r>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=X∗</m:t>
              </m:r>
              <m:r>
                <m:rPr>
                  <m:sty m:val="p"/>
                </m:rPr>
                <w:rPr>
                  <w:rFonts w:ascii="Cambria Math" w:hAnsi="Cambria Math"/>
                </w:rPr>
                <m:t>σ</m:t>
              </m:r>
              <m:d>
                <m:dPr>
                  <m:ctrlPr>
                    <w:rPr>
                      <w:rFonts w:ascii="Cambria Math" w:hAnsi="Cambria Math"/>
                    </w:rPr>
                  </m:ctrlPr>
                </m:dPr>
                <m:e>
                  <m:r>
                    <m:rPr/>
                    <w:rPr>
                      <w:rFonts w:ascii="Cambria Math" w:hAnsi="Cambria Math"/>
                    </w:rPr>
                    <m:t>CN</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2D</m:t>
                      </m:r>
                      <m:ctrlPr>
                        <w:rPr>
                          <w:rFonts w:ascii="Cambria Math" w:hAnsi="Cambria Math"/>
                          <w:i/>
                        </w:rPr>
                      </m:ctrlPr>
                    </m:sub>
                  </m:sSub>
                  <m:d>
                    <m:dPr>
                      <m:ctrlPr>
                        <w:rPr>
                          <w:rFonts w:ascii="Cambria Math" w:hAnsi="Cambria Math"/>
                          <w:i/>
                        </w:rPr>
                      </m:ctrlPr>
                    </m:dPr>
                    <m:e>
                      <m:r>
                        <m:rPr/>
                        <w:rPr>
                          <w:rFonts w:ascii="Cambria Math" w:hAnsi="Cambria Math"/>
                        </w:rPr>
                        <m:t>X</m:t>
                      </m:r>
                      <m:ctrlPr>
                        <w:rPr>
                          <w:rFonts w:ascii="Cambria Math" w:hAnsi="Cambria Math"/>
                          <w:i/>
                        </w:rPr>
                      </m:ctrlPr>
                    </m:e>
                  </m:d>
                  <m:ctrlPr>
                    <w:rPr>
                      <w:rFonts w:ascii="Cambria Math" w:hAnsi="Cambria Math"/>
                      <w:i/>
                    </w:rPr>
                  </m:ctrlPr>
                </m:e>
              </m:d>
              <m:r>
                <m:rPr/>
                <w:rPr>
                  <w:rFonts w:hint="default" w:ascii="Cambria Math" w:hAnsi="Cambria Math"/>
                  <w:lang w:val="en-US" w:eastAsia="zh-CN"/>
                </w:rPr>
                <m:t xml:space="preserve">                                              </m:t>
              </m:r>
              <m:d>
                <m:dPr>
                  <m:begChr m:val="（"/>
                  <m:endChr m:val="）"/>
                  <m:ctrlPr>
                    <w:rPr>
                      <w:rFonts w:ascii="Cambria Math" w:hAnsi="Cambria Math"/>
                      <w:i/>
                    </w:rPr>
                  </m:ctrlPr>
                </m:dPr>
                <m:e>
                  <m:r>
                    <m:rPr/>
                    <w:rPr>
                      <w:rFonts w:hint="default" w:ascii="Cambria Math" w:hAnsi="Cambria Math"/>
                      <w:lang w:val="en-US" w:eastAsia="zh-CN"/>
                    </w:rPr>
                    <m:t>9</m:t>
                  </m:r>
                  <m:ctrlPr>
                    <w:rPr>
                      <w:rFonts w:ascii="Cambria Math" w:hAnsi="Cambria Math"/>
                      <w:i/>
                    </w:rPr>
                  </m:ctrlPr>
                </m:e>
              </m:d>
              <m:ctrlPr>
                <w:rPr>
                  <w:rFonts w:ascii="Cambria Math" w:hAnsi="Cambria Math"/>
                  <w:i/>
                </w:rPr>
              </m:ctrlPr>
            </m:e>
          </m:eqArr>
        </m:oMath>
      </m:oMathPara>
    </w:p>
    <w:p w14:paraId="5F49D828">
      <w:pPr>
        <w:spacing w:line="400" w:lineRule="atLeast"/>
        <w:ind w:firstLine="420"/>
      </w:pPr>
      <w:r>
        <w:rPr>
          <w:b w:val="0"/>
          <w:bCs w:val="0"/>
          <w:i/>
          <w:iCs/>
        </w:rPr>
        <w:t>Target Feature Fusion Module</w:t>
      </w:r>
      <w:r>
        <w:rPr>
          <w:rFonts w:hint="eastAsia"/>
          <w:b w:val="0"/>
          <w:bCs w:val="0"/>
          <w:i/>
          <w:iCs/>
          <w:lang w:val="en-US" w:eastAsia="zh-CN"/>
        </w:rPr>
        <w:t>.</w:t>
      </w:r>
      <w:r>
        <w:rPr>
          <w:rFonts w:hint="eastAsia"/>
          <w:b/>
          <w:bCs/>
          <w:lang w:val="en-US" w:eastAsia="zh-CN"/>
        </w:rPr>
        <w:t xml:space="preserve"> </w:t>
      </w:r>
      <w:r>
        <w:t>The basic feature extraction module completes the encoding and feature extraction of the amino acid sequence, and the next is to integrate these features to represent the target protein more comprehensively. This is the task of the target feature fusion module. The target feature fusion module mainly consists a fully connected layer (also known as a dense layer) and a ReLU activation function. The fully connected layer can learn how to combine information from different feature</w:t>
      </w:r>
      <w:r>
        <w:rPr>
          <w:rFonts w:hint="eastAsia"/>
          <w:lang w:val="en-US" w:eastAsia="zh-CN"/>
        </w:rPr>
        <w:t xml:space="preserve"> extract</w:t>
      </w:r>
      <w:r>
        <w:t>ors. Two types of target features extracted by the basic feature extraction module are input into the feature fusion block for feature fusion. The ReLU activation function is applied the output of the fully connected layer to introduce non</w:t>
      </w:r>
      <w:r>
        <w:rPr>
          <w:rFonts w:hint="eastAsia"/>
          <w:lang w:val="en-US" w:eastAsia="zh-CN"/>
        </w:rPr>
        <w:t>-</w:t>
      </w:r>
      <w:r>
        <w:t>linearity. This allows the model to capture more complex patterns and relationships. After processing by the feature fusion module we obtain the final target features</w:t>
      </w:r>
      <w:r>
        <w:rPr>
          <w:vertAlign w:val="superscript"/>
        </w:rPr>
        <w:t>[1</w:t>
      </w:r>
      <w:r>
        <w:rPr>
          <w:rFonts w:hint="eastAsia"/>
          <w:vertAlign w:val="superscript"/>
          <w:lang w:val="en-US" w:eastAsia="zh-CN"/>
        </w:rPr>
        <w:t>9</w:t>
      </w:r>
      <w:r>
        <w:rPr>
          <w:vertAlign w:val="superscript"/>
        </w:rPr>
        <w:t>]</w:t>
      </w:r>
      <w:r>
        <w:t xml:space="preserve">, which integrate information from global and local feature extractors, providing a rich representation for subsequent analysis or prediction tasks. </w:t>
      </w:r>
      <w:r>
        <w:rPr>
          <w:rFonts w:hint="eastAsia"/>
          <w:lang w:val="en-US" w:eastAsia="zh-CN"/>
        </w:rPr>
        <w:t>S</w:t>
      </w:r>
      <w:r>
        <w:t>tructure of the target feature fusion module is shown in Figure 4-(A), where global features and local features are combined through an addition operation</w:t>
      </w:r>
      <w:r>
        <w:rPr>
          <w:rFonts w:hint="eastAsia"/>
          <w:lang w:val="en-US" w:eastAsia="zh-CN"/>
        </w:rPr>
        <w:t>,</w:t>
      </w:r>
      <w:r>
        <w:t xml:space="preserve"> and then</w:t>
      </w:r>
      <w:r>
        <w:rPr>
          <w:rFonts w:hint="eastAsia"/>
          <w:lang w:val="en-US" w:eastAsia="zh-CN"/>
        </w:rPr>
        <w:t xml:space="preserve"> </w:t>
      </w:r>
      <w:r>
        <w:t>through fully connected layer</w:t>
      </w:r>
      <w:r>
        <w:rPr>
          <w:rFonts w:hint="eastAsia"/>
          <w:lang w:val="en-US" w:eastAsia="zh-CN"/>
        </w:rPr>
        <w:t>,</w:t>
      </w:r>
      <w:r>
        <w:t xml:space="preserve"> </w:t>
      </w:r>
      <w:r>
        <w:rPr>
          <w:rFonts w:hint="eastAsia"/>
        </w:rPr>
        <w:t>resulting features are fed into the feature fusion block</w:t>
      </w:r>
      <w:r>
        <w:t>. The formula for the target feature fusion block is as follows:</w:t>
      </w:r>
    </w:p>
    <w:p w14:paraId="2EF66B59">
      <w:pPr>
        <w:spacing w:line="360" w:lineRule="auto"/>
      </w:pPr>
      <m:oMathPara>
        <m:oMathParaPr>
          <m:jc m:val="right"/>
        </m:oMathParaPr>
        <m:oMath>
          <m:eqArr>
            <m:eqArrPr>
              <m:maxDist m:val="1"/>
              <m:ctrlPr>
                <w:rPr>
                  <w:rFonts w:ascii="Cambria Math" w:hAnsi="Cambria Math"/>
                  <w:i/>
                </w:rPr>
              </m:ctrlPr>
            </m:eqArrPr>
            <m:e>
              <m:eqArr>
                <m:eqArrPr>
                  <m:ctrlPr>
                    <w:rPr>
                      <w:rFonts w:ascii="Cambria Math" w:hAnsi="Cambria Math"/>
                    </w:rPr>
                  </m:ctrlPr>
                </m:eqArr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f</m:t>
                      </m:r>
                      <m:ctrlPr>
                        <w:rPr>
                          <w:rFonts w:ascii="Cambria Math" w:hAnsi="Cambria Math"/>
                        </w:rPr>
                      </m:ctrlPr>
                    </m:sub>
                  </m:sSub>
                  <m:r>
                    <m:rPr/>
                    <w:rPr>
                      <w:rFonts w:ascii="Cambria Math" w:hAnsi="Cambria Math"/>
                    </w:rPr>
                    <m:t>=F</m:t>
                  </m:r>
                  <m:sSub>
                    <m:sSubPr>
                      <m:ctrlPr>
                        <w:rPr>
                          <w:rFonts w:ascii="Cambria Math" w:hAnsi="Cambria Math"/>
                        </w:rPr>
                      </m:ctrlPr>
                    </m:sSubPr>
                    <m:e>
                      <m:r>
                        <m:rPr/>
                        <w:rPr>
                          <w:rFonts w:ascii="Cambria Math" w:hAnsi="Cambria Math"/>
                        </w:rPr>
                        <m:t>C</m:t>
                      </m:r>
                      <m:ctrlPr>
                        <w:rPr>
                          <w:rFonts w:ascii="Cambria Math" w:hAnsi="Cambria Math"/>
                        </w:rPr>
                      </m:ctrlPr>
                    </m:e>
                    <m:sub>
                      <m:d>
                        <m:dPr>
                          <m:ctrlPr>
                            <w:rPr>
                              <w:rFonts w:ascii="Cambria Math" w:hAnsi="Cambria Math"/>
                              <w:i/>
                            </w:rPr>
                          </m:ctrlPr>
                        </m:dPr>
                        <m:e>
                          <m:r>
                            <m:rPr/>
                            <w:rPr>
                              <w:rFonts w:ascii="Cambria Math" w:hAnsi="Cambria Math"/>
                            </w:rPr>
                            <m:t>1</m:t>
                          </m:r>
                          <m:ctrlPr>
                            <w:rPr>
                              <w:rFonts w:ascii="Cambria Math" w:hAnsi="Cambria Math"/>
                              <w:i/>
                            </w:rPr>
                          </m:ctrlPr>
                        </m:e>
                      </m:d>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att</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+F</m:t>
                  </m:r>
                  <m:sSub>
                    <m:sSubPr>
                      <m:ctrlPr>
                        <w:rPr>
                          <w:rFonts w:ascii="Cambria Math" w:hAnsi="Cambria Math"/>
                        </w:rPr>
                      </m:ctrlPr>
                    </m:sSubPr>
                    <m:e>
                      <m:r>
                        <m:rPr/>
                        <w:rPr>
                          <w:rFonts w:ascii="Cambria Math" w:hAnsi="Cambria Math"/>
                        </w:rPr>
                        <m:t>C</m:t>
                      </m:r>
                      <m:ctrlPr>
                        <w:rPr>
                          <w:rFonts w:ascii="Cambria Math" w:hAnsi="Cambria Math"/>
                        </w:rPr>
                      </m:ctrlPr>
                    </m:e>
                    <m:sub>
                      <m:d>
                        <m:dPr>
                          <m:ctrlPr>
                            <w:rPr>
                              <w:rFonts w:ascii="Cambria Math" w:hAnsi="Cambria Math"/>
                              <w:i/>
                            </w:rPr>
                          </m:ctrlPr>
                        </m:dPr>
                        <m:e>
                          <m:r>
                            <m:rPr/>
                            <w:rPr>
                              <w:rFonts w:ascii="Cambria Math" w:hAnsi="Cambria Math"/>
                            </w:rPr>
                            <m:t>1</m:t>
                          </m:r>
                          <m:ctrlPr>
                            <w:rPr>
                              <w:rFonts w:ascii="Cambria Math" w:hAnsi="Cambria Math"/>
                              <w:i/>
                            </w:rPr>
                          </m:ctrlPr>
                        </m:e>
                      </m:d>
                      <m:ctrlPr>
                        <w:rPr>
                          <w:rFonts w:ascii="Cambria Math" w:hAnsi="Cambria Math"/>
                        </w:rPr>
                      </m:ctrlPr>
                    </m:sub>
                  </m:sSub>
                  <m:d>
                    <m:dPr>
                      <m:ctrlPr>
                        <w:rPr>
                          <w:rFonts w:ascii="Cambria Math" w:hAnsi="Cambria Math"/>
                          <w:i/>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2</m:t>
                          </m:r>
                          <m:ctrlPr>
                            <w:rPr>
                              <w:rFonts w:ascii="Cambria Math" w:hAnsi="Cambria Math"/>
                            </w:rPr>
                          </m:ctrlPr>
                        </m:sub>
                      </m:sSub>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att</m:t>
                          </m:r>
                          <m:ctrlPr>
                            <w:rPr>
                              <w:rFonts w:ascii="Cambria Math" w:hAnsi="Cambria Math"/>
                            </w:rPr>
                          </m:ctrlPr>
                        </m:sub>
                      </m:sSub>
                      <m:ctrlPr>
                        <w:rPr>
                          <w:rFonts w:ascii="Cambria Math" w:hAnsi="Cambria Math"/>
                          <w:i/>
                        </w:rPr>
                      </m:ctrlPr>
                    </m:e>
                  </m:d>
                  <m:r>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2</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hAnsi="Cambria Math"/>
                        </w:rPr>
                        <m:t>W</m:t>
                      </m:r>
                      <m:ctrlPr>
                        <w:rPr>
                          <w:rFonts w:ascii="Cambria Math" w:hAnsi="Cambria Math"/>
                        </w:rPr>
                      </m:ctrlPr>
                    </m:e>
                    <m:sub>
                      <m:r>
                        <m:rPr>
                          <m:nor/>
                          <m:sty m:val="p"/>
                        </m:rPr>
                        <w:rPr>
                          <w:b w:val="0"/>
                          <w:i w:val="0"/>
                        </w:rPr>
                        <m:t xml:space="preserve">att </m:t>
                      </m:r>
                      <m:ctrlPr>
                        <w:rPr>
                          <w:rFonts w:ascii="Cambria Math" w:hAnsi="Cambria Math"/>
                        </w:rPr>
                      </m:ctrlPr>
                    </m:sub>
                  </m:sSub>
                  <m:r>
                    <m:rPr/>
                    <w:rPr>
                      <w:rFonts w:ascii="Cambria Math" w:hAnsi="Cambria Math"/>
                    </w:rPr>
                    <m:t>=σ</m:t>
                  </m:r>
                  <m:d>
                    <m:dPr>
                      <m:ctrlPr>
                        <w:rPr>
                          <w:rFonts w:ascii="Cambria Math" w:hAnsi="Cambria Math"/>
                          <w:i/>
                        </w:rPr>
                      </m:ctrlPr>
                    </m:dPr>
                    <m:e>
                      <m:r>
                        <m:rPr/>
                        <w:rPr>
                          <w:rFonts w:ascii="Cambria Math" w:hAnsi="Cambria Math"/>
                        </w:rPr>
                        <m:t>CN</m:t>
                      </m:r>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2D</m:t>
                          </m:r>
                          <m:ctrlPr>
                            <w:rPr>
                              <w:rFonts w:ascii="Cambria Math" w:hAnsi="Cambria Math"/>
                            </w:rPr>
                          </m:ctrlP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Concat</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2</m:t>
                                      </m:r>
                                      <m:ctrlPr>
                                        <w:rPr>
                                          <w:rFonts w:ascii="Cambria Math" w:hAnsi="Cambria Math"/>
                                        </w:rPr>
                                      </m:ctrlPr>
                                    </m:sub>
                                  </m:sSub>
                                  <m:ctrlPr>
                                    <w:rPr>
                                      <w:rFonts w:ascii="Cambria Math" w:hAnsi="Cambria Math"/>
                                      <w:i/>
                                    </w:rPr>
                                  </m:ctrlPr>
                                </m:e>
                              </m:d>
                              <m:ctrlPr>
                                <w:rPr>
                                  <w:rFonts w:ascii="Cambria Math" w:hAnsi="Cambria Math"/>
                                  <w:i/>
                                </w:rPr>
                              </m:ctrlPr>
                            </m:e>
                          </m:func>
                          <m:ctrlPr>
                            <w:rPr>
                              <w:rFonts w:ascii="Cambria Math" w:hAnsi="Cambria Math"/>
                              <w:i/>
                            </w:rPr>
                          </m:ctrlPr>
                        </m:e>
                      </m:d>
                      <m:ctrlPr>
                        <w:rPr>
                          <w:rFonts w:ascii="Cambria Math" w:hAnsi="Cambria Math"/>
                          <w:i/>
                        </w:rPr>
                      </m:ctrlPr>
                    </m:e>
                  </m:d>
                  <m:ctrlPr>
                    <w:rPr>
                      <w:rFonts w:ascii="Cambria Math" w:hAnsi="Cambria Math"/>
                    </w:rPr>
                  </m:ctrlPr>
                </m:e>
              </m:eqArr>
              <m:r>
                <m:rPr/>
                <w:rPr>
                  <w:rFonts w:ascii="Cambria Math" w:hAnsi="Cambria Math"/>
                </w:rPr>
                <m:t xml:space="preserve"> </m:t>
              </m:r>
              <m:r>
                <m:rPr/>
                <w:rPr>
                  <w:rFonts w:hint="default" w:ascii="Cambria Math" w:hAnsi="Cambria Math"/>
                  <w:lang w:val="en-US" w:eastAsia="zh-CN"/>
                </w:rPr>
                <m:t xml:space="preserve">               </m:t>
              </m:r>
              <m:d>
                <m:dPr>
                  <m:begChr m:val="（"/>
                  <m:endChr m:val="）"/>
                  <m:ctrlPr>
                    <w:rPr>
                      <w:rFonts w:ascii="Cambria Math" w:hAnsi="Cambria Math"/>
                      <w:i/>
                    </w:rPr>
                  </m:ctrlPr>
                </m:dPr>
                <m:e>
                  <m:r>
                    <m:rPr/>
                    <w:rPr>
                      <w:rFonts w:hint="default" w:ascii="Cambria Math" w:hAnsi="Cambria Math"/>
                      <w:lang w:val="en-US" w:eastAsia="zh-CN"/>
                    </w:rPr>
                    <m:t>10</m:t>
                  </m:r>
                  <m:ctrlPr>
                    <w:rPr>
                      <w:rFonts w:ascii="Cambria Math" w:hAnsi="Cambria Math"/>
                      <w:i/>
                    </w:rPr>
                  </m:ctrlPr>
                </m:e>
              </m:d>
              <m:ctrlPr>
                <w:rPr>
                  <w:rFonts w:ascii="Cambria Math" w:hAnsi="Cambria Math"/>
                  <w:i/>
                </w:rPr>
              </m:ctrlPr>
            </m:e>
          </m:eqArr>
        </m:oMath>
      </m:oMathPara>
    </w:p>
    <w:p w14:paraId="3E80EFA0">
      <w:pPr>
        <w:spacing w:line="400" w:lineRule="atLeast"/>
        <w:rPr>
          <w:rFonts w:cs="Times New Roman"/>
        </w:rPr>
      </w:pPr>
      <w:r>
        <w:rPr>
          <w:rFonts w:hint="eastAsia" w:hAnsi="Cambria Math"/>
        </w:rPr>
        <w:t xml:space="preserve">Where </w:t>
      </w:r>
      <m:oMath>
        <m:r>
          <m:rPr/>
          <w:rPr>
            <w:rFonts w:ascii="Cambria Math" w:hAnsi="Cambria Math"/>
          </w:rPr>
          <m:t>F</m:t>
        </m:r>
        <m:sSub>
          <m:sSubPr>
            <m:ctrlPr>
              <w:rPr>
                <w:rFonts w:ascii="Cambria Math" w:hAnsi="Cambria Math"/>
              </w:rPr>
            </m:ctrlPr>
          </m:sSubPr>
          <m:e>
            <m:r>
              <m:rPr/>
              <w:rPr>
                <w:rFonts w:ascii="Cambria Math" w:hAnsi="Cambria Math"/>
              </w:rPr>
              <m:t>C</m:t>
            </m:r>
            <m:ctrlPr>
              <w:rPr>
                <w:rFonts w:ascii="Cambria Math" w:hAnsi="Cambria Math"/>
              </w:rPr>
            </m:ctrlPr>
          </m:e>
          <m:sub>
            <m:d>
              <m:dPr>
                <m:ctrlPr>
                  <w:rPr>
                    <w:rFonts w:ascii="Cambria Math" w:hAnsi="Cambria Math"/>
                    <w:i/>
                  </w:rPr>
                </m:ctrlPr>
              </m:dPr>
              <m:e>
                <m:r>
                  <m:rPr/>
                  <w:rPr>
                    <w:rFonts w:ascii="Cambria Math" w:hAnsi="Cambria Math"/>
                  </w:rPr>
                  <m:t>1</m:t>
                </m:r>
                <m:ctrlPr>
                  <w:rPr>
                    <w:rFonts w:ascii="Cambria Math" w:hAnsi="Cambria Math"/>
                    <w:i/>
                  </w:rPr>
                </m:ctrlPr>
              </m:e>
            </m:d>
            <m:ctrlPr>
              <w:rPr>
                <w:rFonts w:ascii="Cambria Math" w:hAnsi="Cambria Math"/>
              </w:rPr>
            </m:ctrlPr>
          </m:sub>
        </m:sSub>
      </m:oMath>
      <w:r>
        <w:rPr>
          <w:rFonts w:hint="eastAsia" w:hAnsi="Cambria Math"/>
        </w:rPr>
        <w:t xml:space="preserve"> consists of a fully connected layer and an activation layer ReLU, </w:t>
      </w:r>
      <m:oMath>
        <m:sSub>
          <m:sSubPr>
            <m:ctrlPr>
              <w:rPr>
                <w:rFonts w:ascii="Cambria Math" w:hAnsi="Cambria Math" w:cs="Times New Roman"/>
              </w:rPr>
            </m:ctrlPr>
          </m:sSubPr>
          <m:e>
            <m:r>
              <m:rPr>
                <m:sty m:val="p"/>
              </m:rPr>
              <w:rPr>
                <w:rFonts w:ascii="Cambria Math" w:hAnsi="Cambria Math" w:cs="Times New Roman"/>
              </w:rPr>
              <m:t>W</m:t>
            </m:r>
            <m:ctrlPr>
              <w:rPr>
                <w:rFonts w:ascii="Cambria Math" w:hAnsi="Cambria Math" w:cs="Times New Roman"/>
              </w:rPr>
            </m:ctrlPr>
          </m:e>
          <m:sub>
            <m:r>
              <m:rPr>
                <m:sty m:val="p"/>
              </m:rPr>
              <w:rPr>
                <w:rFonts w:ascii="Cambria Math" w:hAnsi="Cambria Math" w:cs="Times New Roman"/>
              </w:rPr>
              <m:t>att</m:t>
            </m:r>
            <m:ctrlPr>
              <w:rPr>
                <w:rFonts w:ascii="Cambria Math" w:hAnsi="Cambria Math" w:cs="Times New Roman"/>
              </w:rPr>
            </m:ctrlPr>
          </m:sub>
        </m:sSub>
      </m:oMath>
      <w:r>
        <w:rPr>
          <w:rFonts w:hint="eastAsia" w:hAnsi="Cambria Math"/>
        </w:rPr>
        <w:t xml:space="preserve"> is the result of </w:t>
      </w: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Sub>
      </m:oMath>
      <w:r>
        <w:rPr>
          <w:rFonts w:hint="eastAsia" w:hAnsi="Cambria Math"/>
        </w:rPr>
        <w:t xml:space="preserve"> and </w:t>
      </w:r>
      <m:oMath>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oMath>
      <w:r>
        <w:rPr>
          <w:rFonts w:hint="eastAsia" w:hAnsi="Cambria Math"/>
        </w:rPr>
        <w:t xml:space="preserve"> concatenated and input into </w:t>
      </w:r>
      <m:oMath>
        <m:sSub>
          <m:sSubPr>
            <m:ctrlPr>
              <w:rPr>
                <w:rFonts w:ascii="Cambria Math" w:hAnsi="Cambria Math" w:cs="Times New Roman"/>
              </w:rPr>
            </m:ctrlPr>
          </m:sSubPr>
          <m:e>
            <m:r>
              <m:rPr>
                <m:sty m:val="p"/>
              </m:rPr>
              <w:rPr>
                <w:rFonts w:ascii="Cambria Math" w:hAnsi="Cambria Math" w:cs="Times New Roman"/>
              </w:rPr>
              <m:t>CNN</m:t>
            </m:r>
            <m:ctrlPr>
              <w:rPr>
                <w:rFonts w:ascii="Cambria Math" w:hAnsi="Cambria Math" w:cs="Times New Roman"/>
              </w:rPr>
            </m:ctrlPr>
          </m:e>
          <m:sub>
            <m:r>
              <m:rPr>
                <m:sty m:val="p"/>
              </m:rPr>
              <w:rPr>
                <w:rFonts w:ascii="Cambria Math" w:hAnsi="Cambria Math" w:cs="Times New Roman"/>
              </w:rPr>
              <m:t>2D</m:t>
            </m:r>
            <m:ctrlPr>
              <w:rPr>
                <w:rFonts w:ascii="Cambria Math" w:hAnsi="Cambria Math" w:cs="Times New Roman"/>
              </w:rPr>
            </m:ctrlPr>
          </m:sub>
        </m:sSub>
      </m:oMath>
      <w:r>
        <w:rPr>
          <w:rFonts w:hint="eastAsia" w:hAnsi="Cambria Math"/>
        </w:rPr>
        <w:t xml:space="preserve"> for 2D</w:t>
      </w:r>
      <w:r>
        <w:rPr>
          <w:rFonts w:hint="eastAsia" w:hAnsi="Cambria Math"/>
          <w:lang w:val="en-US" w:eastAsia="zh-CN"/>
        </w:rPr>
        <w:t>-</w:t>
      </w:r>
      <w:r>
        <w:rPr>
          <w:rFonts w:hint="eastAsia" w:hAnsi="Cambria Math"/>
        </w:rPr>
        <w:t xml:space="preserve">convolution operations. The Sigmoid function </w:t>
      </w:r>
      <m:oMath>
        <m:r>
          <m:rPr>
            <m:sty m:val="p"/>
          </m:rPr>
          <w:rPr>
            <w:rFonts w:ascii="Cambria Math" w:hAnsi="Cambria Math" w:cs="Times New Roman"/>
          </w:rPr>
          <m:t>σ( )</m:t>
        </m:r>
      </m:oMath>
      <w:r>
        <w:rPr>
          <w:rFonts w:hint="eastAsia" w:hAnsi="Cambria Math"/>
        </w:rPr>
        <w:t xml:space="preserve"> is used to normalize the features, resulting in the attention weight matrix for feature </w:t>
      </w: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Sub>
      </m:oMath>
      <w:r>
        <w:rPr>
          <w:rFonts w:hint="eastAsia" w:hAnsi="Cambria Math"/>
        </w:rPr>
        <w:t xml:space="preserve"> and </w:t>
      </w:r>
      <w:r>
        <w:rPr>
          <w:rFonts w:cs="Times New Roman"/>
        </w:rPr>
        <w:t>(1-</w:t>
      </w:r>
      <m:oMath>
        <m:sSub>
          <m:sSubPr>
            <m:ctrlPr>
              <w:rPr>
                <w:rFonts w:ascii="Cambria Math" w:hAnsi="Cambria Math" w:cs="Times New Roman"/>
              </w:rPr>
            </m:ctrlPr>
          </m:sSubPr>
          <m:e>
            <m:r>
              <m:rPr>
                <m:sty m:val="p"/>
              </m:rPr>
              <w:rPr>
                <w:rFonts w:ascii="Cambria Math" w:hAnsi="Cambria Math" w:cs="Times New Roman"/>
              </w:rPr>
              <m:t>W</m:t>
            </m:r>
            <m:ctrlPr>
              <w:rPr>
                <w:rFonts w:ascii="Cambria Math" w:hAnsi="Cambria Math" w:cs="Times New Roman"/>
              </w:rPr>
            </m:ctrlPr>
          </m:e>
          <m:sub>
            <m:r>
              <m:rPr>
                <m:sty m:val="p"/>
              </m:rPr>
              <w:rPr>
                <w:rFonts w:ascii="Cambria Math" w:hAnsi="Cambria Math" w:cs="Times New Roman"/>
              </w:rPr>
              <m:t>att</m:t>
            </m:r>
            <m:ctrlPr>
              <w:rPr>
                <w:rFonts w:ascii="Cambria Math" w:hAnsi="Cambria Math" w:cs="Times New Roman"/>
              </w:rPr>
            </m:ctrlPr>
          </m:sub>
        </m:sSub>
      </m:oMath>
      <w:r>
        <w:rPr>
          <w:rFonts w:cs="Times New Roman"/>
        </w:rPr>
        <w:t>)</w:t>
      </w:r>
      <w:r>
        <w:rPr>
          <w:rFonts w:hint="eastAsia" w:hAnsi="Cambria Math"/>
        </w:rPr>
        <w:t xml:space="preserve"> is the attention weight matrix for feature </w:t>
      </w:r>
      <m:oMath>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oMath>
      <w:r>
        <w:rPr>
          <w:rFonts w:hint="eastAsia" w:hAnsi="Cambria Math"/>
        </w:rPr>
        <w:t xml:space="preserve">. * indicates element-wise multiplication. Finally, the two features are combined </w:t>
      </w:r>
      <w:r>
        <w:rPr>
          <w:rFonts w:hint="eastAsia" w:hAnsi="Cambria Math"/>
          <w:lang w:val="en-US" w:eastAsia="zh-CN"/>
        </w:rPr>
        <w:t>to</w:t>
      </w:r>
      <w:r>
        <w:rPr>
          <w:rFonts w:hint="eastAsia" w:hAnsi="Cambria Math"/>
        </w:rPr>
        <w:t xml:space="preserve"> obtain the final target feature.</w:t>
      </w:r>
    </w:p>
    <w:p w14:paraId="07510219">
      <w:pPr>
        <w:adjustRightInd w:val="0"/>
        <w:spacing w:line="400" w:lineRule="atLeast"/>
        <w:ind w:firstLine="420" w:firstLineChars="0"/>
        <w:jc w:val="left"/>
      </w:pPr>
      <w:r>
        <w:rPr>
          <w:rFonts w:hint="eastAsia" w:hAnsi="Cambria Math"/>
          <w:b/>
          <w:bCs/>
          <w:sz w:val="24"/>
          <w:szCs w:val="22"/>
        </w:rPr>
        <w:t xml:space="preserve">Feature Fusion Module Based on </w:t>
      </w:r>
      <w:r>
        <w:rPr>
          <w:rFonts w:hint="eastAsia" w:hAnsi="Cambria Math"/>
          <w:b/>
          <w:bCs/>
          <w:sz w:val="24"/>
          <w:szCs w:val="22"/>
          <w:lang w:val="en-US" w:eastAsia="zh-CN"/>
        </w:rPr>
        <w:t>bil</w:t>
      </w:r>
      <w:r>
        <w:rPr>
          <w:rFonts w:hint="eastAsia" w:hAnsi="Cambria Math"/>
          <w:b/>
          <w:bCs/>
          <w:sz w:val="24"/>
          <w:szCs w:val="22"/>
        </w:rPr>
        <w:t>inear Attention</w:t>
      </w:r>
      <w:r>
        <w:rPr>
          <w:rFonts w:hint="eastAsia" w:hAnsi="Cambria Math"/>
          <w:b/>
          <w:bCs/>
          <w:sz w:val="24"/>
          <w:szCs w:val="22"/>
          <w:lang w:val="en-US" w:eastAsia="zh-CN"/>
        </w:rPr>
        <w:t>.</w:t>
      </w:r>
      <w:r>
        <w:rPr>
          <w:rFonts w:hint="eastAsia" w:hAnsi="Cambria Math"/>
          <w:b/>
          <w:bCs/>
          <w:lang w:val="en-US" w:eastAsia="zh-CN"/>
        </w:rPr>
        <w:t xml:space="preserve"> </w:t>
      </w:r>
      <w:r>
        <w:rPr>
          <w:rFonts w:hint="eastAsia" w:hAnsi="Cambria Math"/>
          <w:b w:val="0"/>
          <w:bCs w:val="0"/>
          <w:i/>
          <w:iCs/>
          <w:lang w:val="en-US" w:eastAsia="zh-CN"/>
        </w:rPr>
        <w:t>Overall structure.</w:t>
      </w:r>
      <w:r>
        <w:rPr>
          <w:rFonts w:hint="eastAsia" w:hAnsi="Cambria Math"/>
          <w:b/>
          <w:bCs/>
          <w:lang w:val="en-US" w:eastAsia="zh-CN"/>
        </w:rPr>
        <w:t xml:space="preserve"> </w:t>
      </w:r>
      <w:r>
        <w:rPr>
          <w:rFonts w:hint="eastAsia" w:hAnsi="Cambria Math"/>
        </w:rPr>
        <w:t xml:space="preserve">We have already obtained the drug features and target features, but </w:t>
      </w:r>
      <w:r>
        <w:rPr>
          <w:rFonts w:hint="eastAsia" w:hAnsi="Cambria Math"/>
          <w:lang w:val="en-US" w:eastAsia="zh-CN"/>
        </w:rPr>
        <w:t>still</w:t>
      </w:r>
      <w:r>
        <w:rPr>
          <w:rFonts w:hint="eastAsia" w:hAnsi="Cambria Math"/>
        </w:rPr>
        <w:t xml:space="preserve"> need to combine and compute their interactions in order to predict the drug-target affinity</w:t>
      </w:r>
      <w:r>
        <w:rPr>
          <w:rFonts w:hint="eastAsia" w:hAnsi="Cambria Math"/>
          <w:lang w:val="en-US" w:eastAsia="zh-CN"/>
        </w:rPr>
        <w:t>.</w:t>
      </w:r>
      <w:r>
        <w:rPr>
          <w:rFonts w:hint="eastAsia" w:hAnsi="Cambria Math"/>
        </w:rPr>
        <w:t xml:space="preserve"> Figure 5 shows the </w:t>
      </w:r>
      <w:r>
        <w:rPr>
          <w:rFonts w:hint="eastAsia" w:hAnsi="Cambria Math"/>
          <w:lang w:val="en-US" w:eastAsia="zh-CN"/>
        </w:rPr>
        <w:t>structure</w:t>
      </w:r>
      <w:r>
        <w:rPr>
          <w:rFonts w:hint="eastAsia" w:hAnsi="Cambria Math"/>
        </w:rPr>
        <w:t xml:space="preserve"> of the feature fusion module based on bilinear attention: By using the bilinear interaction layer and the bilinear pooling layer, the attention weights and interaction features between drug and target features are calculated respectively, so as to extract the key information between drug-target substructures and capture the complex interactions between </w:t>
      </w:r>
      <w:r>
        <w:rPr>
          <w:rFonts w:hint="eastAsia" w:hAnsi="Cambria Math"/>
          <w:lang w:val="en-US" w:eastAsia="zh-CN"/>
        </w:rPr>
        <w:t xml:space="preserve">drugs </w:t>
      </w:r>
      <w:r>
        <w:rPr>
          <w:rFonts w:hint="eastAsia" w:hAnsi="Cambria Math"/>
        </w:rPr>
        <w:t>and targets.</w:t>
      </w:r>
    </w:p>
    <w:p w14:paraId="49CA3746">
      <w:pPr>
        <w:adjustRightInd w:val="0"/>
        <w:spacing w:line="400" w:lineRule="atLeast"/>
        <w:ind w:firstLine="420"/>
        <w:jc w:val="left"/>
      </w:pPr>
      <w:r>
        <w:drawing>
          <wp:inline distT="0" distB="0" distL="114300" distR="114300">
            <wp:extent cx="5270500" cy="3288665"/>
            <wp:effectExtent l="0" t="0" r="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0500" cy="3288665"/>
                    </a:xfrm>
                    <a:prstGeom prst="rect">
                      <a:avLst/>
                    </a:prstGeom>
                    <a:noFill/>
                    <a:ln>
                      <a:noFill/>
                    </a:ln>
                  </pic:spPr>
                </pic:pic>
              </a:graphicData>
            </a:graphic>
          </wp:inline>
        </w:drawing>
      </w:r>
      <w:r>
        <w:rPr>
          <w:rStyle w:val="18"/>
        </w:rPr>
        <w:commentReference w:id="3"/>
      </w:r>
    </w:p>
    <w:p w14:paraId="4FE652C5">
      <w:pPr>
        <w:spacing w:line="400" w:lineRule="atLeast"/>
        <w:jc w:val="left"/>
        <w:rPr>
          <w:rFonts w:hint="default" w:eastAsia="宋体"/>
          <w:lang w:val="en-US" w:eastAsia="zh-CN"/>
        </w:rPr>
      </w:pPr>
      <w:r>
        <w:rPr>
          <w:rFonts w:hint="eastAsia" w:eastAsia="黑体" w:cs="Times New Roman"/>
          <w:b/>
          <w:bCs/>
          <w:sz w:val="21"/>
          <w:szCs w:val="21"/>
        </w:rPr>
        <w:t>Figure 5</w:t>
      </w:r>
      <w:r>
        <w:rPr>
          <w:rFonts w:hint="eastAsia" w:eastAsia="黑体" w:cs="Times New Roman"/>
          <w:b/>
          <w:bCs/>
          <w:sz w:val="21"/>
          <w:szCs w:val="21"/>
          <w:lang w:val="en-US" w:eastAsia="zh-CN"/>
        </w:rPr>
        <w:t>.</w:t>
      </w:r>
      <w:r>
        <w:rPr>
          <w:rFonts w:hint="eastAsia" w:eastAsia="黑体" w:cs="Times New Roman"/>
          <w:sz w:val="21"/>
          <w:szCs w:val="21"/>
        </w:rPr>
        <w:t xml:space="preserve"> Structure of the feature fusion module based on bilinear attention</w:t>
      </w:r>
      <w:r>
        <w:rPr>
          <w:rFonts w:hint="eastAsia" w:eastAsia="黑体" w:cs="Times New Roman"/>
          <w:sz w:val="21"/>
          <w:szCs w:val="21"/>
          <w:lang w:val="en-US" w:eastAsia="zh-CN"/>
        </w:rPr>
        <w:t xml:space="preserve"> (A) </w:t>
      </w:r>
      <w:r>
        <w:rPr>
          <w:rFonts w:hint="eastAsia" w:eastAsia="黑体" w:cs="Times New Roman"/>
          <w:sz w:val="21"/>
          <w:szCs w:val="21"/>
        </w:rPr>
        <w:t>Overall structure of the feature fusion module; (B) Formula the bilinear attention mechanism</w:t>
      </w:r>
    </w:p>
    <w:p w14:paraId="7F6D9F63">
      <w:pPr>
        <w:spacing w:line="400" w:lineRule="atLeast"/>
        <w:ind w:firstLine="420"/>
      </w:pPr>
      <w:r>
        <w:rPr>
          <w:rFonts w:hint="eastAsia"/>
        </w:rPr>
        <w:t>The Bilinear Attention Network (BAN) is an attention-based model that was first introduced in the field of Visual Question Answering</w:t>
      </w:r>
      <w:r>
        <w:rPr>
          <w:rFonts w:hint="eastAsia"/>
          <w:lang w:val="en-US" w:eastAsia="zh-CN"/>
        </w:rPr>
        <w:t xml:space="preserve"> (</w:t>
      </w:r>
      <w:r>
        <w:rPr>
          <w:rFonts w:hint="eastAsia"/>
        </w:rPr>
        <w:t>VQA) in computer vision. Given an image and a related natural language question, the goal of VQA is to predict a text-image matched answer</w:t>
      </w:r>
      <w:r>
        <w:rPr>
          <w:rFonts w:hint="eastAsia"/>
          <w:vertAlign w:val="superscript"/>
        </w:rPr>
        <w:t>[</w:t>
      </w:r>
      <w:r>
        <w:rPr>
          <w:rFonts w:hint="eastAsia"/>
          <w:vertAlign w:val="superscript"/>
          <w:lang w:val="en-US" w:eastAsia="zh-CN"/>
        </w:rPr>
        <w:t>25</w:t>
      </w:r>
      <w:r>
        <w:rPr>
          <w:rFonts w:hint="eastAsia"/>
          <w:vertAlign w:val="superscript"/>
        </w:rPr>
        <w:t>]</w:t>
      </w:r>
      <w:r>
        <w:rPr>
          <w:rFonts w:hint="eastAsia"/>
        </w:rPr>
        <w:t>. Thus, VQA can be seen as a multi-modal learning task with application scenarios similar to the Drug-Target Interaction</w:t>
      </w:r>
      <w:r>
        <w:rPr>
          <w:rFonts w:hint="eastAsia"/>
          <w:lang w:val="en-US" w:eastAsia="zh-CN"/>
        </w:rPr>
        <w:t xml:space="preserve"> (</w:t>
      </w:r>
      <w:r>
        <w:rPr>
          <w:rFonts w:hint="eastAsia"/>
        </w:rPr>
        <w:t>DTI</w:t>
      </w:r>
      <w:r>
        <w:rPr>
          <w:rFonts w:hint="eastAsia"/>
          <w:lang w:val="en-US" w:eastAsia="zh-CN"/>
        </w:rPr>
        <w:t>)</w:t>
      </w:r>
      <w:r>
        <w:rPr>
          <w:rFonts w:hint="eastAsia"/>
        </w:rPr>
        <w:t xml:space="preserve"> prediction task. </w:t>
      </w:r>
      <w:r>
        <w:rPr>
          <w:rFonts w:hint="eastAsia"/>
          <w:lang w:val="en-US" w:eastAsia="zh-CN"/>
        </w:rPr>
        <w:t>BAN</w:t>
      </w:r>
      <w:r>
        <w:rPr>
          <w:rFonts w:hint="eastAsia"/>
        </w:rPr>
        <w:t xml:space="preserve"> extends the linear attention network with bilinear attention maps to adapt to multi-modal learning. This network structure considers the information of each pair of multi-modal input channels i.e., the interaction representation of a region in the image and the corresponding question word. At the same scale, compared to directly using multi-modal data, BAN</w:t>
      </w:r>
      <w:r>
        <w:rPr>
          <w:rFonts w:hint="eastAsia"/>
          <w:lang w:val="en-US" w:eastAsia="zh-CN"/>
        </w:rPr>
        <w:t xml:space="preserve"> </w:t>
      </w:r>
      <w:r>
        <w:rPr>
          <w:rFonts w:hint="eastAsia"/>
        </w:rPr>
        <w:t xml:space="preserve">with </w:t>
      </w:r>
      <w:r>
        <w:rPr>
          <w:rFonts w:hint="eastAsia"/>
          <w:lang w:val="en-US" w:eastAsia="zh-CN"/>
        </w:rPr>
        <w:t>one</w:t>
      </w:r>
      <w:r>
        <w:rPr>
          <w:rFonts w:hint="eastAsia"/>
        </w:rPr>
        <w:t xml:space="preserve"> attention mechanism can provide richer joint information at a lower computational cost. Due to the similarity between VQA and </w:t>
      </w:r>
      <w:r>
        <w:rPr>
          <w:rFonts w:hint="eastAsia"/>
          <w:lang w:val="en-US" w:eastAsia="zh-CN"/>
        </w:rPr>
        <w:t>Drug-Target Affinity (</w:t>
      </w:r>
      <w:r>
        <w:rPr>
          <w:rFonts w:hint="eastAsia"/>
        </w:rPr>
        <w:t>DTA</w:t>
      </w:r>
      <w:r>
        <w:rPr>
          <w:rFonts w:hint="eastAsia"/>
          <w:lang w:val="en-US" w:eastAsia="zh-CN"/>
        </w:rPr>
        <w:t>)</w:t>
      </w:r>
      <w:r>
        <w:rPr>
          <w:rFonts w:hint="eastAsia"/>
        </w:rPr>
        <w:t xml:space="preserve">, inspired by the work of </w:t>
      </w:r>
      <w:r>
        <w:rPr>
          <w:rFonts w:hint="eastAsia"/>
          <w:lang w:val="en-US" w:eastAsia="zh-CN"/>
        </w:rPr>
        <w:t xml:space="preserve">Bai </w:t>
      </w:r>
      <w:r>
        <w:rPr>
          <w:rFonts w:hint="eastAsia"/>
        </w:rPr>
        <w:t>et al.</w:t>
      </w:r>
      <w:r>
        <w:rPr>
          <w:rFonts w:hint="eastAsia"/>
          <w:vertAlign w:val="superscript"/>
        </w:rPr>
        <w:t>[</w:t>
      </w:r>
      <w:r>
        <w:rPr>
          <w:rFonts w:hint="eastAsia"/>
          <w:vertAlign w:val="superscript"/>
          <w:lang w:val="en-US" w:eastAsia="zh-CN"/>
        </w:rPr>
        <w:t>4</w:t>
      </w:r>
      <w:r>
        <w:rPr>
          <w:rFonts w:hint="eastAsia"/>
          <w:vertAlign w:val="superscript"/>
        </w:rPr>
        <w:t>]</w:t>
      </w:r>
      <w:r>
        <w:rPr>
          <w:rFonts w:hint="eastAsia"/>
        </w:rPr>
        <w:t xml:space="preserve">, a drug-target interaction module was built </w:t>
      </w:r>
      <w:r>
        <w:rPr>
          <w:rFonts w:hint="eastAsia"/>
          <w:lang w:val="en-US" w:eastAsia="zh-CN"/>
        </w:rPr>
        <w:t>by</w:t>
      </w:r>
      <w:r>
        <w:rPr>
          <w:rFonts w:hint="eastAsia"/>
        </w:rPr>
        <w:t xml:space="preserve"> BAN to capture the pairwise interactions between drugs and targets, as shown in Figure </w:t>
      </w:r>
      <w:r>
        <w:rPr>
          <w:rFonts w:hint="eastAsia"/>
          <w:lang w:val="en-US" w:eastAsia="zh-CN"/>
        </w:rPr>
        <w:t>5</w:t>
      </w:r>
      <w:r>
        <w:rPr>
          <w:rFonts w:hint="eastAsia"/>
        </w:rPr>
        <w:t>-(A).</w:t>
      </w:r>
    </w:p>
    <w:p w14:paraId="2B888636">
      <w:pPr>
        <w:spacing w:line="400" w:lineRule="atLeast"/>
        <w:ind w:firstLine="420"/>
      </w:pPr>
      <w:r>
        <w:rPr>
          <w:rFonts w:hint="eastAsia"/>
        </w:rPr>
        <w:t xml:space="preserve">The input to the module </w:t>
      </w:r>
      <w:r>
        <w:rPr>
          <w:rFonts w:hint="eastAsia"/>
          <w:lang w:val="en-US" w:eastAsia="zh-CN"/>
        </w:rPr>
        <w:t>are</w:t>
      </w:r>
      <w:r>
        <w:rPr>
          <w:rFonts w:hint="eastAsia"/>
        </w:rPr>
        <w:t xml:space="preserve"> drug features </w:t>
      </w:r>
      <m:oMath>
        <m:sSubSup>
          <m:sSubSupPr>
            <m:ctrlPr>
              <w:rPr>
                <w:rFonts w:ascii="Cambria Math" w:hAnsi="Cambria Math"/>
                <w:i/>
              </w:rPr>
            </m:ctrlPr>
          </m:sSubSupPr>
          <m:e>
            <m:r>
              <m:rPr/>
              <w:rPr>
                <w:rFonts w:ascii="Cambria Math" w:hAnsi="Cambria Math"/>
              </w:rPr>
              <m:t>H</m:t>
            </m:r>
            <m:ctrlPr>
              <w:rPr>
                <w:rFonts w:ascii="Cambria Math" w:hAnsi="Cambria Math"/>
                <w:i/>
              </w:rPr>
            </m:ctrlPr>
          </m:e>
          <m:sub>
            <m:r>
              <m:rPr/>
              <w:rPr>
                <w:rFonts w:ascii="Cambria Math" w:hAnsi="Cambria Math"/>
              </w:rPr>
              <m:t>d</m:t>
            </m:r>
            <m:ctrlPr>
              <w:rPr>
                <w:rFonts w:ascii="Cambria Math" w:hAnsi="Cambria Math"/>
                <w:i/>
              </w:rPr>
            </m:ctrlPr>
          </m:sub>
          <m:sup>
            <m:d>
              <m:dPr>
                <m:ctrlPr>
                  <w:rPr>
                    <w:rFonts w:ascii="Cambria Math" w:hAnsi="Cambria Math"/>
                    <w:i/>
                  </w:rPr>
                </m:ctrlPr>
              </m:dPr>
              <m:e>
                <m:r>
                  <m:rPr/>
                  <w:rPr>
                    <w:rFonts w:ascii="Cambria Math" w:hAnsi="Cambria Math"/>
                  </w:rPr>
                  <m:t>N</m:t>
                </m:r>
                <m:ctrlPr>
                  <w:rPr>
                    <w:rFonts w:ascii="Cambria Math" w:hAnsi="Cambria Math"/>
                    <w:i/>
                  </w:rPr>
                </m:ctrlPr>
              </m:e>
            </m:d>
            <m:ctrlPr>
              <w:rPr>
                <w:rFonts w:ascii="Cambria Math" w:hAnsi="Cambria Math"/>
                <w:i/>
              </w:rPr>
            </m:ctrlPr>
          </m:sup>
        </m:sSubSup>
        <m:r>
          <m:rP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d</m:t>
                </m:r>
                <m:ctrlPr>
                  <w:rPr>
                    <w:rFonts w:ascii="Cambria Math" w:hAnsi="Cambria Math"/>
                    <w:i/>
                  </w:rPr>
                </m:ctrlPr>
              </m:sub>
              <m:sup>
                <m:r>
                  <m:rPr/>
                  <w:rPr>
                    <w:rFonts w:ascii="Cambria Math" w:hAnsi="Cambria Math"/>
                  </w:rPr>
                  <m:t>1</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d</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r>
              <m:rPr>
                <m:sty m:val="p"/>
              </m:rPr>
              <w:rPr>
                <w:rFonts w:hint="eastAsia" w:ascii="Cambria Math" w:hAnsi="Cambria Math"/>
              </w:rPr>
              <m:t>…</m:t>
            </m:r>
            <m:r>
              <m:rPr/>
              <w:rPr>
                <w:rFonts w:ascii="Cambria Math" w:hAnsi="Cambria Math"/>
              </w:rPr>
              <m:t>,</m:t>
            </m:r>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d</m:t>
                </m:r>
                <m:ctrlPr>
                  <w:rPr>
                    <w:rFonts w:ascii="Cambria Math" w:hAnsi="Cambria Math"/>
                    <w:i/>
                  </w:rPr>
                </m:ctrlPr>
              </m:sub>
              <m:sup>
                <m:r>
                  <m:rPr/>
                  <w:rPr>
                    <w:rFonts w:ascii="Cambria Math" w:hAnsi="Cambria Math"/>
                  </w:rPr>
                  <m:t>N</m:t>
                </m:r>
                <m:ctrlPr>
                  <w:rPr>
                    <w:rFonts w:ascii="Cambria Math" w:hAnsi="Cambria Math"/>
                    <w:i/>
                  </w:rPr>
                </m:ctrlPr>
              </m:sup>
            </m:sSubSup>
            <m:ctrlPr>
              <w:rPr>
                <w:rFonts w:ascii="Cambria Math" w:hAnsi="Cambria Math"/>
                <w:i/>
              </w:rPr>
            </m:ctrlPr>
          </m:e>
        </m:d>
      </m:oMath>
      <w:r>
        <w:rPr>
          <w:rFonts w:hint="eastAsia" w:hAnsi="Cambria Math"/>
        </w:rPr>
        <w:t xml:space="preserve"> </w:t>
      </w:r>
      <w:r>
        <w:rPr>
          <w:rFonts w:hint="eastAsia"/>
        </w:rPr>
        <w:t>and target features</w:t>
      </w:r>
      <m:oMath>
        <m:sSubSup>
          <m:sSubSupPr>
            <m:ctrlPr>
              <w:rPr>
                <w:rFonts w:ascii="Cambria Math" w:hAnsi="Cambria Math"/>
                <w:i/>
              </w:rPr>
            </m:ctrlPr>
          </m:sSubSupPr>
          <m:e>
            <m:r>
              <m:rPr/>
              <w:rPr>
                <w:rFonts w:ascii="Cambria Math" w:hAnsi="Cambria Math"/>
              </w:rPr>
              <m:t>H</m:t>
            </m:r>
            <m:ctrlPr>
              <w:rPr>
                <w:rFonts w:ascii="Cambria Math" w:hAnsi="Cambria Math"/>
                <w:i/>
              </w:rPr>
            </m:ctrlPr>
          </m:e>
          <m:sub>
            <m:r>
              <m:rPr/>
              <w:rPr>
                <w:rFonts w:ascii="Cambria Math" w:hAnsi="Cambria Math"/>
              </w:rPr>
              <m:t>p</m:t>
            </m:r>
            <m:ctrlPr>
              <w:rPr>
                <w:rFonts w:ascii="Cambria Math" w:hAnsi="Cambria Math"/>
                <w:i/>
              </w:rPr>
            </m:ctrlPr>
          </m:sub>
          <m:sup>
            <m:d>
              <m:dPr>
                <m:ctrlPr>
                  <w:rPr>
                    <w:rFonts w:ascii="Cambria Math" w:hAnsi="Cambria Math"/>
                    <w:i/>
                  </w:rPr>
                </m:ctrlPr>
              </m:dPr>
              <m:e>
                <m:r>
                  <m:rPr/>
                  <w:rPr>
                    <w:rFonts w:ascii="Cambria Math" w:hAnsi="Cambria Math"/>
                  </w:rPr>
                  <m:t>M</m:t>
                </m:r>
                <m:ctrlPr>
                  <w:rPr>
                    <w:rFonts w:ascii="Cambria Math" w:hAnsi="Cambria Math"/>
                    <w:i/>
                  </w:rPr>
                </m:ctrlPr>
              </m:e>
            </m:d>
            <m:ctrlPr>
              <w:rPr>
                <w:rFonts w:ascii="Cambria Math" w:hAnsi="Cambria Math"/>
                <w:i/>
              </w:rPr>
            </m:ctrlPr>
          </m:sup>
        </m:sSubSup>
        <m:r>
          <m:rP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p</m:t>
                </m:r>
                <m:ctrlPr>
                  <w:rPr>
                    <w:rFonts w:ascii="Cambria Math" w:hAnsi="Cambria Math"/>
                    <w:i/>
                  </w:rPr>
                </m:ctrlPr>
              </m:sub>
              <m:sup>
                <m:r>
                  <m:rPr/>
                  <w:rPr>
                    <w:rFonts w:ascii="Cambria Math" w:hAnsi="Cambria Math"/>
                  </w:rPr>
                  <m:t>1</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p</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r>
              <m:rPr>
                <m:sty m:val="p"/>
              </m:rPr>
              <w:rPr>
                <w:rFonts w:hint="eastAsia" w:ascii="Cambria Math" w:hAnsi="Cambria Math"/>
              </w:rPr>
              <m:t>…</m:t>
            </m:r>
            <m:r>
              <m:rPr/>
              <w:rPr>
                <w:rFonts w:ascii="Cambria Math" w:hAnsi="Cambria Math"/>
              </w:rPr>
              <m:t>,</m:t>
            </m:r>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p</m:t>
                </m:r>
                <m:ctrlPr>
                  <w:rPr>
                    <w:rFonts w:ascii="Cambria Math" w:hAnsi="Cambria Math"/>
                    <w:i/>
                  </w:rPr>
                </m:ctrlPr>
              </m:sub>
              <m:sup>
                <m:r>
                  <m:rPr/>
                  <w:rPr>
                    <w:rFonts w:ascii="Cambria Math" w:hAnsi="Cambria Math"/>
                  </w:rPr>
                  <m:t>M</m:t>
                </m:r>
                <m:ctrlPr>
                  <w:rPr>
                    <w:rFonts w:ascii="Cambria Math" w:hAnsi="Cambria Math"/>
                    <w:i/>
                  </w:rPr>
                </m:ctrlPr>
              </m:sup>
            </m:sSubSup>
            <m:ctrlPr>
              <w:rPr>
                <w:rFonts w:ascii="Cambria Math" w:hAnsi="Cambria Math"/>
                <w:i/>
              </w:rPr>
            </m:ctrlPr>
          </m:e>
        </m:d>
      </m:oMath>
      <w:r>
        <w:rPr>
          <w:rFonts w:hint="eastAsia"/>
        </w:rPr>
        <w:t xml:space="preserve">, and the structure of the module consists of two bilinear layers: (1) </w:t>
      </w:r>
      <w:r>
        <w:rPr>
          <w:rFonts w:hint="eastAsia"/>
          <w:lang w:val="en-US" w:eastAsia="zh-CN"/>
        </w:rPr>
        <w:t>a bil</w:t>
      </w:r>
      <w:r>
        <w:rPr>
          <w:rFonts w:hint="eastAsia"/>
        </w:rPr>
        <w:t>inear interaction layer for capturing pairwise attention weights; (2) a bilinear pooling layer for extracting the connections between drugs and targets.</w:t>
      </w:r>
    </w:p>
    <w:p w14:paraId="2F91992A">
      <w:pPr>
        <w:spacing w:line="400" w:lineRule="atLeast"/>
        <w:ind w:firstLine="420"/>
        <w:rPr>
          <w:rFonts w:ascii="宋体" w:hAnsi="宋体" w:cs="宋体"/>
        </w:rPr>
      </w:pPr>
      <w:r>
        <w:rPr>
          <w:rFonts w:hint="eastAsia" w:cs="Times New Roman"/>
          <w:b w:val="0"/>
          <w:bCs w:val="0"/>
          <w:i/>
          <w:iCs/>
        </w:rPr>
        <w:t>Bilinear Interaction Layer</w:t>
      </w:r>
      <w:r>
        <w:rPr>
          <w:rFonts w:hint="eastAsia" w:cs="Times New Roman"/>
          <w:b w:val="0"/>
          <w:bCs w:val="0"/>
          <w:i/>
          <w:iCs/>
          <w:lang w:val="en-US" w:eastAsia="zh-CN"/>
        </w:rPr>
        <w:t xml:space="preserve">. </w:t>
      </w:r>
      <w:r>
        <w:rPr>
          <w:rFonts w:hint="eastAsia"/>
        </w:rPr>
        <w:t>The formula for the bilinear interaction layer is as follows:</w:t>
      </w:r>
    </w:p>
    <w:p w14:paraId="7FADA809">
      <w:pPr>
        <w:spacing w:line="400" w:lineRule="atLeast"/>
      </w:pPr>
      <m:oMathPara>
        <m:oMathParaPr>
          <m:jc m:val="right"/>
        </m:oMathParaPr>
        <m:oMath>
          <m:eqArr>
            <m:eqArrPr>
              <m:maxDist m:val="1"/>
              <m:ctrlPr>
                <w:rPr>
                  <w:rFonts w:ascii="Cambria Math" w:hAnsi="Cambria Math"/>
                  <w:i/>
                </w:rPr>
              </m:ctrlPr>
            </m:eqArrPr>
            <m:e>
              <m:r>
                <m:rPr/>
                <w:rPr>
                  <w:rFonts w:ascii="Cambria Math" w:hAnsi="Cambria Math"/>
                </w:rPr>
                <m:t>I=</m:t>
              </m:r>
              <m:d>
                <m:dPr>
                  <m:ctrlPr>
                    <w:rPr>
                      <w:rFonts w:ascii="Cambria Math" w:hAnsi="Cambria Math"/>
                    </w:rPr>
                  </m:ctrlPr>
                </m:dPr>
                <m:e>
                  <m:d>
                    <m:dPr>
                      <m:ctrlPr>
                        <w:rPr>
                          <w:rFonts w:ascii="Cambria Math" w:hAnsi="Cambria Math"/>
                        </w:rPr>
                      </m:ctrlPr>
                    </m:dPr>
                    <m:e>
                      <m:r>
                        <m:rPr/>
                        <w:rPr>
                          <w:rFonts w:ascii="Cambria Math" w:hAnsi="Cambria Math"/>
                        </w:rPr>
                        <m:t>1</m:t>
                      </m:r>
                      <m:r>
                        <m:rPr>
                          <m:sty m:val="p"/>
                        </m:rPr>
                        <w:rPr>
                          <w:rFonts w:ascii="Cambria Math" w:hAnsi="Cambria Math"/>
                        </w:rPr>
                        <m:t>⋅</m:t>
                      </m:r>
                      <m:sSup>
                        <m:sSupPr>
                          <m:ctrlPr>
                            <w:rPr>
                              <w:rFonts w:ascii="Cambria Math" w:hAnsi="Cambria Math"/>
                              <w:i/>
                            </w:rPr>
                          </m:ctrlPr>
                        </m:sSupPr>
                        <m:e>
                          <m:r>
                            <m:rPr/>
                            <w:rPr>
                              <w:rFonts w:ascii="Cambria Math" w:hAnsi="Cambria Math"/>
                            </w:rPr>
                            <m:t>q</m:t>
                          </m:r>
                          <m:ctrlPr>
                            <w:rPr>
                              <w:rFonts w:ascii="Cambria Math" w:hAnsi="Cambria Math"/>
                            </w:rPr>
                          </m:ctrlPr>
                        </m:e>
                        <m:sup>
                          <m:r>
                            <m:rPr/>
                            <w:rPr>
                              <w:rFonts w:ascii="Cambria Math" w:hAnsi="Cambria Math"/>
                            </w:rPr>
                            <m:t>T</m:t>
                          </m:r>
                          <m:ctrlPr>
                            <w:rPr>
                              <w:rFonts w:ascii="Cambria Math" w:hAnsi="Cambria Math"/>
                              <w:i/>
                            </w:rPr>
                          </m:ctrlPr>
                        </m:sup>
                      </m:sSup>
                      <m:ctrlPr>
                        <w:rPr>
                          <w:rFonts w:ascii="Cambria Math" w:hAnsi="Cambria Math"/>
                          <w:i/>
                        </w:rPr>
                      </m:ctrlPr>
                    </m:e>
                  </m:d>
                  <m:r>
                    <m:rPr>
                      <m:sty m:val="p"/>
                    </m:rPr>
                    <w:rPr>
                      <w:rFonts w:hint="eastAsia" w:ascii="Cambria Math" w:hAnsi="Cambria Math" w:eastAsia="MS Mincho" w:cs="MS Mincho"/>
                    </w:rPr>
                    <m:t>∘</m:t>
                  </m:r>
                  <m:r>
                    <m:rPr>
                      <m:sty m:val="p"/>
                    </m:rPr>
                    <w:rPr>
                      <w:rFonts w:ascii="Cambria Math" w:hAnsi="Cambria Math"/>
                    </w:rPr>
                    <m:t>σ</m:t>
                  </m:r>
                  <m:d>
                    <m:dPr>
                      <m:ctrlPr>
                        <w:rPr>
                          <w:rFonts w:ascii="Cambria Math" w:hAnsi="Cambria Math"/>
                        </w:rPr>
                      </m:ctrlPr>
                    </m:dPr>
                    <m:e>
                      <m:sSup>
                        <m:sSupPr>
                          <m:ctrlPr>
                            <w:rPr>
                              <w:rFonts w:ascii="Cambria Math" w:hAnsi="Cambria Math"/>
                              <w:i/>
                            </w:rPr>
                          </m:ctrlPr>
                        </m:sSupPr>
                        <m:e>
                          <m:d>
                            <m:dPr>
                              <m:ctrlPr>
                                <w:rPr>
                                  <w:rFonts w:ascii="Cambria Math" w:hAnsi="Cambria Math"/>
                                </w:rPr>
                              </m:ctrlPr>
                            </m:dPr>
                            <m:e>
                              <m:sSubSup>
                                <m:sSubSupPr>
                                  <m:ctrlPr>
                                    <w:rPr>
                                      <w:rFonts w:ascii="Cambria Math" w:hAnsi="Cambria Math"/>
                                      <w:i/>
                                    </w:rPr>
                                  </m:ctrlPr>
                                </m:sSubSupPr>
                                <m:e>
                                  <m:r>
                                    <m:rPr/>
                                    <w:rPr>
                                      <w:rFonts w:ascii="Cambria Math" w:hAnsi="Cambria Math"/>
                                    </w:rPr>
                                    <m:t>H</m:t>
                                  </m:r>
                                  <m:ctrlPr>
                                    <w:rPr>
                                      <w:rFonts w:ascii="Cambria Math" w:hAnsi="Cambria Math"/>
                                    </w:rPr>
                                  </m:ctrlPr>
                                </m:e>
                                <m:sub>
                                  <m:r>
                                    <m:rPr/>
                                    <w:rPr>
                                      <w:rFonts w:ascii="Cambria Math" w:hAnsi="Cambria Math"/>
                                    </w:rPr>
                                    <m:t>d</m:t>
                                  </m:r>
                                  <m:ctrlPr>
                                    <w:rPr>
                                      <w:rFonts w:ascii="Cambria Math" w:hAnsi="Cambria Math"/>
                                      <w:i/>
                                    </w:rPr>
                                  </m:ctrlPr>
                                </m:sub>
                                <m:sup>
                                  <m:d>
                                    <m:dPr>
                                      <m:ctrlPr>
                                        <w:rPr>
                                          <w:rFonts w:ascii="Cambria Math" w:hAnsi="Cambria Math"/>
                                          <w:i/>
                                        </w:rPr>
                                      </m:ctrlPr>
                                    </m:dPr>
                                    <m:e>
                                      <m:r>
                                        <m:rPr/>
                                        <w:rPr>
                                          <w:rFonts w:ascii="Cambria Math" w:hAnsi="Cambria Math"/>
                                        </w:rPr>
                                        <m:t>3</m:t>
                                      </m:r>
                                      <m:ctrlPr>
                                        <w:rPr>
                                          <w:rFonts w:ascii="Cambria Math" w:hAnsi="Cambria Math"/>
                                          <w:i/>
                                        </w:rPr>
                                      </m:ctrlPr>
                                    </m:e>
                                  </m:d>
                                  <m:ctrlPr>
                                    <w:rPr>
                                      <w:rFonts w:ascii="Cambria Math" w:hAnsi="Cambria Math"/>
                                      <w:i/>
                                    </w:rPr>
                                  </m:ctrlPr>
                                </m:sup>
                              </m:sSubSup>
                              <m:ctrlPr>
                                <w:rPr>
                                  <w:rFonts w:ascii="Cambria Math" w:hAnsi="Cambria Math"/>
                                  <w:i/>
                                </w:rPr>
                              </m:ctrlPr>
                            </m:e>
                          </m:d>
                          <m:ctrlPr>
                            <w:rPr>
                              <w:rFonts w:ascii="Cambria Math" w:hAnsi="Cambria Math"/>
                            </w:rPr>
                          </m:ctrlPr>
                        </m:e>
                        <m:sup>
                          <m:r>
                            <m:rPr/>
                            <w:rPr>
                              <w:rFonts w:ascii="Cambria Math" w:hAnsi="Cambria Math"/>
                            </w:rPr>
                            <m:t>T</m:t>
                          </m:r>
                          <m:ctrlPr>
                            <w:rPr>
                              <w:rFonts w:ascii="Cambria Math" w:hAnsi="Cambria Math"/>
                              <w:i/>
                            </w:rPr>
                          </m:ctrlPr>
                        </m:sup>
                      </m:sSup>
                      <m:r>
                        <m:rPr/>
                        <w:rPr>
                          <w:rFonts w:ascii="Cambria Math" w:hAnsi="Cambria Math"/>
                        </w:rPr>
                        <m:t>U</m:t>
                      </m:r>
                      <m:ctrlPr>
                        <w:rPr>
                          <w:rFonts w:ascii="Cambria Math" w:hAnsi="Cambria Math"/>
                          <w:i/>
                        </w:rPr>
                      </m:ctrlPr>
                    </m:e>
                  </m:d>
                  <m:ctrlPr>
                    <w:rPr>
                      <w:rFonts w:ascii="Cambria Math" w:hAnsi="Cambria Math"/>
                      <w:i/>
                    </w:rPr>
                  </m:ctrlPr>
                </m:e>
              </m:d>
              <m:r>
                <m:rPr>
                  <m:sty m:val="p"/>
                </m:rPr>
                <w:rPr>
                  <w:rFonts w:ascii="Cambria Math" w:hAnsi="Cambria Math"/>
                </w:rPr>
                <m:t>⋅σ</m:t>
              </m:r>
              <m:d>
                <m:dPr>
                  <m:ctrlPr>
                    <w:rPr>
                      <w:rFonts w:ascii="Cambria Math" w:hAnsi="Cambria Math"/>
                    </w:rPr>
                  </m:ctrlPr>
                </m:dPr>
                <m:e>
                  <m:sSup>
                    <m:sSupPr>
                      <m:ctrlPr>
                        <w:rPr>
                          <w:rFonts w:ascii="Cambria Math" w:hAnsi="Cambria Math"/>
                          <w:i/>
                        </w:rPr>
                      </m:ctrlPr>
                    </m:sSupPr>
                    <m:e>
                      <m:r>
                        <m:rPr/>
                        <w:rPr>
                          <w:rFonts w:ascii="Cambria Math" w:hAnsi="Cambria Math"/>
                        </w:rPr>
                        <m:t>V</m:t>
                      </m:r>
                      <m:ctrlPr>
                        <w:rPr>
                          <w:rFonts w:ascii="Cambria Math" w:hAnsi="Cambria Math"/>
                        </w:rPr>
                      </m:ctrlPr>
                    </m:e>
                    <m:sup>
                      <m:r>
                        <m:rPr/>
                        <w:rPr>
                          <w:rFonts w:ascii="Cambria Math" w:hAnsi="Cambria Math"/>
                        </w:rPr>
                        <m:t>T</m:t>
                      </m:r>
                      <m:ctrlPr>
                        <w:rPr>
                          <w:rFonts w:ascii="Cambria Math" w:hAnsi="Cambria Math"/>
                          <w:i/>
                        </w:rPr>
                      </m:ctrlPr>
                    </m:sup>
                  </m:sSup>
                  <m:sSubSup>
                    <m:sSubSupPr>
                      <m:ctrlPr>
                        <w:rPr>
                          <w:rFonts w:ascii="Cambria Math" w:hAnsi="Cambria Math"/>
                          <w:i/>
                        </w:rPr>
                      </m:ctrlPr>
                    </m:sSubSupPr>
                    <m:e>
                      <m:r>
                        <m:rPr/>
                        <w:rPr>
                          <w:rFonts w:ascii="Cambria Math" w:hAnsi="Cambria Math"/>
                        </w:rPr>
                        <m:t>H</m:t>
                      </m:r>
                      <m:ctrlPr>
                        <w:rPr>
                          <w:rFonts w:ascii="Cambria Math" w:hAnsi="Cambria Math"/>
                          <w:i/>
                        </w:rPr>
                      </m:ctrlPr>
                    </m:e>
                    <m:sub>
                      <m:r>
                        <m:rPr/>
                        <w:rPr>
                          <w:rFonts w:ascii="Cambria Math" w:hAnsi="Cambria Math"/>
                        </w:rPr>
                        <m:t>p</m:t>
                      </m:r>
                      <m:ctrlPr>
                        <w:rPr>
                          <w:rFonts w:ascii="Cambria Math" w:hAnsi="Cambria Math"/>
                          <w:i/>
                        </w:rPr>
                      </m:ctrlPr>
                    </m:sub>
                    <m:sup>
                      <m:d>
                        <m:dPr>
                          <m:ctrlPr>
                            <w:rPr>
                              <w:rFonts w:ascii="Cambria Math" w:hAnsi="Cambria Math"/>
                              <w:i/>
                            </w:rPr>
                          </m:ctrlPr>
                        </m:dPr>
                        <m:e>
                          <m:r>
                            <m:rPr/>
                            <w:rPr>
                              <w:rFonts w:ascii="Cambria Math" w:hAnsi="Cambria Math"/>
                            </w:rPr>
                            <m:t>3</m:t>
                          </m:r>
                          <m:ctrlPr>
                            <w:rPr>
                              <w:rFonts w:ascii="Cambria Math" w:hAnsi="Cambria Math"/>
                              <w:i/>
                            </w:rPr>
                          </m:ctrlPr>
                        </m:e>
                      </m:d>
                      <m:ctrlPr>
                        <w:rPr>
                          <w:rFonts w:ascii="Cambria Math" w:hAnsi="Cambria Math"/>
                          <w:i/>
                        </w:rPr>
                      </m:ctrlPr>
                    </m:sup>
                  </m:sSubSup>
                  <m:ctrlPr>
                    <w:rPr>
                      <w:rFonts w:ascii="Cambria Math" w:hAnsi="Cambria Math"/>
                      <w:i/>
                    </w:rPr>
                  </m:ctrlPr>
                </m:e>
              </m:d>
              <m:r>
                <m:rPr/>
                <w:rPr>
                  <w:rFonts w:hint="default" w:ascii="Cambria Math" w:hAnsi="Cambria Math"/>
                  <w:lang w:val="en-US" w:eastAsia="zh-CN"/>
                </w:rPr>
                <m:t xml:space="preserve">                            </m:t>
              </m:r>
              <m:d>
                <m:dPr>
                  <m:begChr m:val="（"/>
                  <m:endChr m:val="）"/>
                  <m:ctrlPr>
                    <w:rPr>
                      <w:rFonts w:ascii="Cambria Math" w:hAnsi="Cambria Math"/>
                      <w:i/>
                    </w:rPr>
                  </m:ctrlPr>
                </m:dPr>
                <m:e>
                  <m:r>
                    <m:rPr/>
                    <w:rPr>
                      <w:rFonts w:ascii="Cambria Math" w:hAnsi="Cambria Math"/>
                    </w:rPr>
                    <m:t>1</m:t>
                  </m:r>
                  <m:r>
                    <m:rPr/>
                    <w:rPr>
                      <w:rFonts w:hint="default" w:ascii="Cambria Math" w:hAnsi="Cambria Math"/>
                      <w:lang w:val="en-US" w:eastAsia="zh-CN"/>
                    </w:rPr>
                    <m:t>1</m:t>
                  </m:r>
                  <m:ctrlPr>
                    <w:rPr>
                      <w:rFonts w:ascii="Cambria Math" w:hAnsi="Cambria Math"/>
                      <w:i/>
                    </w:rPr>
                  </m:ctrlPr>
                </m:e>
              </m:d>
              <m:ctrlPr>
                <w:rPr>
                  <w:rFonts w:ascii="Cambria Math" w:hAnsi="Cambria Math"/>
                  <w:i/>
                </w:rPr>
              </m:ctrlPr>
            </m:e>
          </m:eqArr>
        </m:oMath>
      </m:oMathPara>
    </w:p>
    <w:p w14:paraId="441461EC">
      <w:pPr>
        <w:spacing w:line="400" w:lineRule="atLeast"/>
      </w:pPr>
      <w:r>
        <w:rPr>
          <w:rFonts w:hint="eastAsia"/>
          <w:lang w:val="en-US" w:eastAsia="zh-CN"/>
        </w:rPr>
        <w:t>wh</w:t>
      </w:r>
      <w:r>
        <w:rPr>
          <w:rFonts w:hint="eastAsia"/>
        </w:rPr>
        <w:t xml:space="preserve">ere </w:t>
      </w:r>
      <m:oMath>
        <m:r>
          <m:rPr/>
          <w:rPr>
            <w:rFonts w:ascii="Cambria Math" w:hAnsi="Cambria Math"/>
          </w:rPr>
          <m:t>U</m:t>
        </m:r>
      </m:oMath>
      <w:r>
        <w:rPr>
          <w:rFonts w:hint="eastAsia"/>
        </w:rPr>
        <w:t>、</w:t>
      </w:r>
      <m:oMath>
        <m:sSup>
          <m:sSupPr>
            <m:ctrlPr>
              <w:rPr>
                <w:rFonts w:ascii="Cambria Math" w:hAnsi="Cambria Math"/>
                <w:i/>
              </w:rPr>
            </m:ctrlPr>
          </m:sSupPr>
          <m:e>
            <m:r>
              <m:rPr/>
              <w:rPr>
                <w:rFonts w:ascii="Cambria Math" w:hAnsi="Cambria Math"/>
              </w:rPr>
              <m:t>V</m:t>
            </m:r>
            <m:ctrlPr>
              <w:rPr>
                <w:rFonts w:ascii="Cambria Math" w:hAnsi="Cambria Math"/>
              </w:rPr>
            </m:ctrlPr>
          </m:e>
          <m:sup>
            <m:r>
              <m:rPr/>
              <w:rPr>
                <w:rFonts w:ascii="Cambria Math" w:hAnsi="Cambria Math"/>
              </w:rPr>
              <m:t xml:space="preserve"> </m:t>
            </m:r>
            <m:ctrlPr>
              <w:rPr>
                <w:rFonts w:ascii="Cambria Math" w:hAnsi="Cambria Math"/>
                <w:i/>
              </w:rPr>
            </m:ctrlPr>
          </m:sup>
        </m:sSup>
      </m:oMath>
      <w:r>
        <w:rPr>
          <w:rFonts w:hint="eastAsia"/>
        </w:rPr>
        <w:t xml:space="preserve"> are learnable weight matrices for drug and target representations, </w:t>
      </w:r>
      <m:oMath>
        <m:sSup>
          <m:sSupPr>
            <m:ctrlPr>
              <w:rPr>
                <w:rFonts w:ascii="Cambria Math" w:hAnsi="Cambria Math"/>
                <w:i/>
              </w:rPr>
            </m:ctrlPr>
          </m:sSupPr>
          <m:e>
            <m:r>
              <m:rPr/>
              <w:rPr>
                <w:rFonts w:ascii="Cambria Math" w:hAnsi="Cambria Math"/>
              </w:rPr>
              <m:t>q</m:t>
            </m:r>
            <m:ctrlPr>
              <w:rPr>
                <w:rFonts w:ascii="Cambria Math" w:hAnsi="Cambria Math"/>
              </w:rPr>
            </m:ctrlPr>
          </m:e>
          <m:sup>
            <m:r>
              <m:rPr/>
              <w:rPr>
                <w:rFonts w:ascii="Cambria Math" w:hAnsi="Cambria Math"/>
              </w:rPr>
              <m:t xml:space="preserve"> </m:t>
            </m:r>
            <m:ctrlPr>
              <w:rPr>
                <w:rFonts w:ascii="Cambria Math" w:hAnsi="Cambria Math"/>
                <w:i/>
              </w:rPr>
            </m:ctrlPr>
          </m:sup>
        </m:sSup>
      </m:oMath>
      <w:r>
        <w:rPr>
          <w:rFonts w:hint="eastAsia"/>
        </w:rPr>
        <w:t xml:space="preserve"> is a learnable weight vector, and 1 is a fixed all-one vector. </w:t>
      </w:r>
      <w:r>
        <w:rPr>
          <w:rFonts w:hint="default"/>
          <w:lang w:val="en-US" w:eastAsia="zh-CN"/>
        </w:rPr>
        <w:t>“</w:t>
      </w:r>
      <w:r>
        <w:rPr>
          <w:rFonts w:hint="eastAsia"/>
        </w:rPr>
        <w:t>。</w:t>
      </w:r>
      <w:r>
        <w:rPr>
          <w:rFonts w:hint="default"/>
          <w:lang w:val="en-US" w:eastAsia="zh-CN"/>
        </w:rPr>
        <w:t>”</w:t>
      </w:r>
      <w:r>
        <w:rPr>
          <w:rFonts w:hint="eastAsia"/>
        </w:rPr>
        <w:t xml:space="preserve"> denotes the Hadamard product. Elements in I represent the interaction strength between drug-target substructure pairs and are mapped </w:t>
      </w:r>
      <w:r>
        <w:rPr>
          <w:rFonts w:hint="eastAsia"/>
          <w:lang w:val="en-US" w:eastAsia="zh-CN"/>
        </w:rPr>
        <w:t xml:space="preserve">to </w:t>
      </w:r>
      <w:r>
        <w:rPr>
          <w:rFonts w:hint="eastAsia"/>
        </w:rPr>
        <w:t>latent binding sites and molecular substructures, as shown in formula (1</w:t>
      </w:r>
      <w:r>
        <w:rPr>
          <w:rFonts w:hint="eastAsia"/>
          <w:lang w:val="en-US" w:eastAsia="zh-CN"/>
        </w:rPr>
        <w:t>2</w:t>
      </w:r>
      <w:r>
        <w:rPr>
          <w:rFonts w:hint="eastAsia"/>
        </w:rPr>
        <w:t>). Here,</w:t>
      </w:r>
      <w:r>
        <w:rPr>
          <w:rFonts w:hint="eastAsia"/>
          <w:lang w:val="en-US" w:eastAsia="zh-CN"/>
        </w:rPr>
        <w:t xml:space="preserve"> </w:t>
      </w:r>
      <m:oMath>
        <m:sSubSup>
          <m:sSubSupPr>
            <m:ctrlPr>
              <w:rPr>
                <w:rFonts w:ascii="Cambria Math" w:hAnsi="Cambria Math"/>
                <w:i/>
              </w:rPr>
            </m:ctrlPr>
          </m:sSubSupPr>
          <m:e>
            <m:r>
              <m:rPr/>
              <w:rPr>
                <w:rFonts w:ascii="Cambria Math" w:hAnsi="Cambria Math"/>
              </w:rPr>
              <m:t>ℎ</m:t>
            </m:r>
            <m:ctrlPr>
              <w:rPr>
                <w:rFonts w:ascii="Cambria Math" w:hAnsi="Cambria Math"/>
                <w:i/>
              </w:rPr>
            </m:ctrlPr>
          </m:e>
          <m:sub>
            <m:r>
              <m:rPr>
                <m:nor/>
                <m:sty m:val="p"/>
              </m:rPr>
              <w:rPr>
                <w:rFonts w:ascii="Cambria Math" w:hAnsi="Cambria Math"/>
                <w:b w:val="0"/>
                <w:i w:val="0"/>
              </w:rPr>
              <m:t>d</m:t>
            </m:r>
            <m:ctrlPr>
              <w:rPr>
                <w:rFonts w:ascii="Cambria Math" w:hAnsi="Cambria Math"/>
                <w:i/>
              </w:rPr>
            </m:ctrlPr>
          </m:sub>
          <m:sup>
            <m:r>
              <m:rPr/>
              <w:rPr>
                <w:rFonts w:ascii="Cambria Math" w:hAnsi="Cambria Math"/>
              </w:rPr>
              <m:t>i</m:t>
            </m:r>
            <m:ctrlPr>
              <w:rPr>
                <w:rFonts w:ascii="Cambria Math" w:hAnsi="Cambria Math"/>
                <w:i/>
              </w:rPr>
            </m:ctrlPr>
          </m:sup>
        </m:sSubSup>
      </m:oMath>
      <w:r>
        <w:rPr>
          <w:rFonts w:hint="eastAsia" w:hAnsi="Cambria Math"/>
          <w:i w:val="0"/>
          <w:lang w:val="en-US" w:eastAsia="zh-CN"/>
        </w:rPr>
        <w:t xml:space="preserve"> </w:t>
      </w:r>
      <w:r>
        <w:rPr>
          <w:rFonts w:hint="eastAsia"/>
        </w:rPr>
        <w:t>represents the i-th substructure representation of the drug, and</w:t>
      </w:r>
      <w:r>
        <w:rPr>
          <w:rFonts w:hint="eastAsia"/>
          <w:lang w:val="en-US" w:eastAsia="zh-CN"/>
        </w:rPr>
        <w:t xml:space="preserve"> </w:t>
      </w:r>
      <m:oMath>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p</m:t>
            </m:r>
            <m:ctrlPr>
              <w:rPr>
                <w:rFonts w:ascii="Cambria Math" w:hAnsi="Cambria Math"/>
                <w:i/>
              </w:rPr>
            </m:ctrlPr>
          </m:sub>
          <m:sup>
            <m:r>
              <m:rPr/>
              <w:rPr>
                <w:rFonts w:ascii="Cambria Math" w:hAnsi="Cambria Math"/>
              </w:rPr>
              <m:t>j</m:t>
            </m:r>
            <m:ctrlPr>
              <w:rPr>
                <w:rFonts w:ascii="Cambria Math" w:hAnsi="Cambria Math"/>
                <w:i/>
              </w:rPr>
            </m:ctrlPr>
          </m:sup>
        </m:sSubSup>
      </m:oMath>
      <w:r>
        <w:rPr>
          <w:rFonts w:hint="eastAsia" w:hAnsi="Cambria Math"/>
          <w:i w:val="0"/>
          <w:lang w:val="en-US" w:eastAsia="zh-CN"/>
        </w:rPr>
        <w:t xml:space="preserve"> </w:t>
      </w:r>
      <w:r>
        <w:rPr>
          <w:rFonts w:hint="eastAsia"/>
        </w:rPr>
        <w:t>represents the j-th substructure representation of the target. Their binding strength is denoted as</w:t>
      </w:r>
      <w:r>
        <w:rPr>
          <w:rFonts w:hint="eastAsia"/>
          <w:lang w:val="en-US" w:eastAsia="zh-CN"/>
        </w:rPr>
        <w:t xml:space="preserve"> </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ij</m:t>
            </m:r>
            <m:ctrlPr>
              <w:rPr>
                <w:rFonts w:ascii="Cambria Math" w:hAnsi="Cambria Math"/>
                <w:i/>
              </w:rPr>
            </m:ctrlPr>
          </m:sub>
        </m:sSub>
      </m:oMath>
      <w:r>
        <w:rPr>
          <w:rFonts w:hint="eastAsia"/>
        </w:rPr>
        <w:t xml:space="preserve">, and </w:t>
      </w:r>
      <m:oMath>
        <m:sSubSup>
          <m:sSubSupPr>
            <m:ctrlPr>
              <w:rPr>
                <w:rFonts w:ascii="Cambria Math" w:hAnsi="Cambria Math"/>
                <w:i/>
              </w:rPr>
            </m:ctrlPr>
          </m:sSubSupPr>
          <m:e>
            <m:r>
              <m:rPr/>
              <w:rPr>
                <w:rFonts w:ascii="Cambria Math" w:hAnsi="Cambria Math"/>
              </w:rPr>
              <m:t>ℎ</m:t>
            </m:r>
            <m:ctrlPr>
              <w:rPr>
                <w:rFonts w:ascii="Cambria Math" w:hAnsi="Cambria Math"/>
                <w:i/>
              </w:rPr>
            </m:ctrlPr>
          </m:e>
          <m:sub>
            <m:r>
              <m:rPr>
                <m:nor/>
                <m:sty m:val="p"/>
              </m:rPr>
              <w:rPr>
                <w:rFonts w:ascii="Cambria Math" w:hAnsi="Cambria Math"/>
                <w:b w:val="0"/>
                <w:i w:val="0"/>
              </w:rPr>
              <m:t>d</m:t>
            </m:r>
            <m:ctrlPr>
              <w:rPr>
                <w:rFonts w:ascii="Cambria Math" w:hAnsi="Cambria Math"/>
                <w:i/>
              </w:rPr>
            </m:ctrlPr>
          </m:sub>
          <m:sup>
            <m:r>
              <m:rPr/>
              <w:rPr>
                <w:rFonts w:ascii="Cambria Math" w:hAnsi="Cambria Math"/>
              </w:rPr>
              <m:t>i</m:t>
            </m:r>
            <m:ctrlPr>
              <w:rPr>
                <w:rFonts w:ascii="Cambria Math" w:hAnsi="Cambria Math"/>
                <w:i/>
              </w:rPr>
            </m:ctrlPr>
          </m:sup>
        </m:sSubSup>
      </m:oMath>
      <w:r>
        <w:rPr>
          <w:rFonts w:hint="eastAsia" w:hAnsi="Cambria Math"/>
        </w:rPr>
        <w:t xml:space="preserve"> a</w:t>
      </w:r>
      <w:r>
        <w:rPr>
          <w:rFonts w:hint="eastAsia"/>
        </w:rPr>
        <w:t xml:space="preserve">nd </w:t>
      </w:r>
      <m:oMath>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p</m:t>
            </m:r>
            <m:ctrlPr>
              <w:rPr>
                <w:rFonts w:ascii="Cambria Math" w:hAnsi="Cambria Math"/>
                <w:i/>
              </w:rPr>
            </m:ctrlPr>
          </m:sub>
          <m:sup>
            <m:r>
              <m:rPr/>
              <w:rPr>
                <w:rFonts w:ascii="Cambria Math" w:hAnsi="Cambria Math"/>
              </w:rPr>
              <m:t>j</m:t>
            </m:r>
            <m:ctrlPr>
              <w:rPr>
                <w:rFonts w:ascii="Cambria Math" w:hAnsi="Cambria Math"/>
                <w:i/>
              </w:rPr>
            </m:ctrlPr>
          </m:sup>
        </m:sSubSup>
      </m:oMath>
      <w:r>
        <w:rPr>
          <w:rFonts w:hint="eastAsia"/>
        </w:rPr>
        <w:t xml:space="preserve"> are mapped to a common feature space with weight matrices of </w:t>
      </w:r>
      <m:oMath>
        <m:r>
          <m:rPr/>
          <w:rPr>
            <w:rFonts w:ascii="Cambria Math" w:hAnsi="Cambria Math"/>
          </w:rPr>
          <m:t>U</m:t>
        </m:r>
      </m:oMath>
      <w:r>
        <w:rPr>
          <w:rFonts w:hint="eastAsia"/>
        </w:rPr>
        <w:t xml:space="preserve"> and </w:t>
      </w:r>
      <m:oMath>
        <m:sSup>
          <m:sSupPr>
            <m:ctrlPr>
              <w:rPr>
                <w:rFonts w:ascii="Cambria Math" w:hAnsi="Cambria Math"/>
                <w:i/>
              </w:rPr>
            </m:ctrlPr>
          </m:sSupPr>
          <m:e>
            <m:r>
              <m:rPr/>
              <w:rPr>
                <w:rFonts w:ascii="Cambria Math" w:hAnsi="Cambria Math"/>
              </w:rPr>
              <m:t>V</m:t>
            </m:r>
            <m:ctrlPr>
              <w:rPr>
                <w:rFonts w:ascii="Cambria Math" w:hAnsi="Cambria Math"/>
              </w:rPr>
            </m:ctrlPr>
          </m:e>
          <m:sup>
            <m:r>
              <m:rPr/>
              <w:rPr>
                <w:rFonts w:ascii="Cambria Math" w:hAnsi="Cambria Math"/>
              </w:rPr>
              <m:t xml:space="preserve"> </m:t>
            </m:r>
            <m:ctrlPr>
              <w:rPr>
                <w:rFonts w:ascii="Cambria Math" w:hAnsi="Cambria Math"/>
                <w:i/>
              </w:rPr>
            </m:ctrlPr>
          </m:sup>
        </m:sSup>
      </m:oMath>
      <w:r>
        <w:rPr>
          <w:rFonts w:hint="eastAsia"/>
        </w:rPr>
        <w:t xml:space="preserve">, learning the Hadamard product and the weights of the vector </w:t>
      </w:r>
      <m:oMath>
        <m:sSup>
          <m:sSupPr>
            <m:ctrlPr>
              <w:rPr>
                <w:rFonts w:ascii="Cambria Math" w:hAnsi="Cambria Math"/>
                <w:i/>
              </w:rPr>
            </m:ctrlPr>
          </m:sSupPr>
          <m:e>
            <m:r>
              <m:rPr/>
              <w:rPr>
                <w:rFonts w:ascii="Cambria Math" w:hAnsi="Cambria Math"/>
              </w:rPr>
              <m:t>q</m:t>
            </m:r>
            <m:ctrlPr>
              <w:rPr>
                <w:rFonts w:ascii="Cambria Math" w:hAnsi="Cambria Math"/>
              </w:rPr>
            </m:ctrlPr>
          </m:e>
          <m:sup>
            <m:r>
              <m:rPr/>
              <w:rPr>
                <w:rFonts w:ascii="Cambria Math" w:hAnsi="Cambria Math"/>
              </w:rPr>
              <m:t xml:space="preserve"> </m:t>
            </m:r>
            <m:ctrlPr>
              <w:rPr>
                <w:rFonts w:ascii="Cambria Math" w:hAnsi="Cambria Math"/>
                <w:i/>
              </w:rPr>
            </m:ctrlPr>
          </m:sup>
        </m:sSup>
      </m:oMath>
      <w:r>
        <w:rPr>
          <w:rFonts w:hint="eastAsia"/>
        </w:rPr>
        <w:t>.</w:t>
      </w:r>
    </w:p>
    <w:p w14:paraId="5CFD6FED">
      <w:pPr>
        <w:spacing w:line="400" w:lineRule="atLeast"/>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ij</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T</m:t>
                  </m:r>
                  <m:ctrlPr>
                    <w:rPr>
                      <w:rFonts w:ascii="Cambria Math" w:hAnsi="Cambria Math"/>
                      <w:i/>
                    </w:rPr>
                  </m:ctrlPr>
                </m:sup>
              </m:sSup>
              <m:d>
                <m:dPr>
                  <m:ctrlPr>
                    <w:rPr>
                      <w:rFonts w:ascii="Cambria Math" w:hAnsi="Cambria Math"/>
                    </w:rPr>
                  </m:ctrlPr>
                </m:dPr>
                <m:e>
                  <m:r>
                    <m:rPr>
                      <m:sty m:val="p"/>
                    </m:rPr>
                    <w:rPr>
                      <w:rFonts w:ascii="Cambria Math" w:hAnsi="Cambria Math"/>
                    </w:rPr>
                    <m:t>σ</m:t>
                  </m:r>
                  <m:d>
                    <m:dPr>
                      <m:ctrlPr>
                        <w:rPr>
                          <w:rFonts w:ascii="Cambria Math" w:hAnsi="Cambria Math"/>
                        </w:rPr>
                      </m:ctrlPr>
                    </m:dPr>
                    <m:e>
                      <m:sSup>
                        <m:sSupPr>
                          <m:ctrlPr>
                            <w:rPr>
                              <w:rFonts w:ascii="Cambria Math" w:hAnsi="Cambria Math"/>
                              <w:i/>
                            </w:rPr>
                          </m:ctrlPr>
                        </m:sSupPr>
                        <m:e>
                          <m:r>
                            <m:rPr/>
                            <w:rPr>
                              <w:rFonts w:ascii="Cambria Math" w:hAnsi="Cambria Math"/>
                            </w:rPr>
                            <m:t>U</m:t>
                          </m:r>
                          <m:ctrlPr>
                            <w:rPr>
                              <w:rFonts w:ascii="Cambria Math" w:hAnsi="Cambria Math"/>
                            </w:rPr>
                          </m:ctrlPr>
                        </m:e>
                        <m:sup>
                          <m:r>
                            <m:rPr/>
                            <w:rPr>
                              <w:rFonts w:ascii="Cambria Math" w:hAnsi="Cambria Math"/>
                            </w:rPr>
                            <m:t>T</m:t>
                          </m:r>
                          <m:ctrlPr>
                            <w:rPr>
                              <w:rFonts w:ascii="Cambria Math" w:hAnsi="Cambria Math"/>
                              <w:i/>
                            </w:rPr>
                          </m:ctrlPr>
                        </m:sup>
                      </m:sSup>
                      <m:sSubSup>
                        <m:sSubSupPr>
                          <m:ctrlPr>
                            <w:rPr>
                              <w:rFonts w:ascii="Cambria Math" w:hAnsi="Cambria Math"/>
                              <w:i/>
                            </w:rPr>
                          </m:ctrlPr>
                        </m:sSubSupPr>
                        <m:e>
                          <m:r>
                            <m:rPr/>
                            <w:rPr>
                              <w:rFonts w:ascii="Cambria Math" w:hAnsi="Cambria Math"/>
                            </w:rPr>
                            <m:t>ℎ</m:t>
                          </m:r>
                          <m:ctrlPr>
                            <w:rPr>
                              <w:rFonts w:ascii="Cambria Math" w:hAnsi="Cambria Math"/>
                              <w:i/>
                            </w:rPr>
                          </m:ctrlPr>
                        </m:e>
                        <m:sub>
                          <m:r>
                            <m:rPr>
                              <m:nor/>
                              <m:sty m:val="p"/>
                            </m:rPr>
                            <w:rPr>
                              <w:rFonts w:ascii="Cambria Math" w:hAnsi="Cambria Math"/>
                              <w:b w:val="0"/>
                              <w:i w:val="0"/>
                            </w:rPr>
                            <m:t>d</m:t>
                          </m:r>
                          <m:ctrlPr>
                            <w:rPr>
                              <w:rFonts w:ascii="Cambria Math" w:hAnsi="Cambria Math"/>
                              <w:i/>
                            </w:rPr>
                          </m:ctrlPr>
                        </m:sub>
                        <m:sup>
                          <m:r>
                            <m:rPr/>
                            <w:rPr>
                              <w:rFonts w:ascii="Cambria Math" w:hAnsi="Cambria Math"/>
                            </w:rPr>
                            <m:t>i</m:t>
                          </m:r>
                          <m:ctrlPr>
                            <w:rPr>
                              <w:rFonts w:ascii="Cambria Math" w:hAnsi="Cambria Math"/>
                              <w:i/>
                            </w:rPr>
                          </m:ctrlPr>
                        </m:sup>
                      </m:sSubSup>
                      <m:ctrlPr>
                        <w:rPr>
                          <w:rFonts w:ascii="Cambria Math" w:hAnsi="Cambria Math"/>
                          <w:i/>
                        </w:rPr>
                      </m:ctrlPr>
                    </m:e>
                  </m:d>
                  <m:r>
                    <m:rPr>
                      <m:sty m:val="p"/>
                    </m:rPr>
                    <w:rPr>
                      <w:rFonts w:hint="eastAsia" w:ascii="Cambria Math" w:hAnsi="Cambria Math" w:eastAsia="MS Mincho" w:cs="MS Mincho"/>
                    </w:rPr>
                    <m:t>∘</m:t>
                  </m:r>
                  <m:r>
                    <m:rPr>
                      <m:sty m:val="p"/>
                    </m:rPr>
                    <w:rPr>
                      <w:rFonts w:ascii="Cambria Math" w:hAnsi="Cambria Math"/>
                    </w:rPr>
                    <m:t>σ</m:t>
                  </m:r>
                  <m:d>
                    <m:dPr>
                      <m:ctrlPr>
                        <w:rPr>
                          <w:rFonts w:ascii="Cambria Math" w:hAnsi="Cambria Math"/>
                        </w:rPr>
                      </m:ctrlPr>
                    </m:dPr>
                    <m:e>
                      <m:sSup>
                        <m:sSupPr>
                          <m:ctrlPr>
                            <w:rPr>
                              <w:rFonts w:ascii="Cambria Math" w:hAnsi="Cambria Math"/>
                              <w:i/>
                            </w:rPr>
                          </m:ctrlPr>
                        </m:sSupPr>
                        <m:e>
                          <m:r>
                            <m:rPr/>
                            <w:rPr>
                              <w:rFonts w:ascii="Cambria Math" w:hAnsi="Cambria Math"/>
                            </w:rPr>
                            <m:t>V</m:t>
                          </m:r>
                          <m:ctrlPr>
                            <w:rPr>
                              <w:rFonts w:ascii="Cambria Math" w:hAnsi="Cambria Math"/>
                            </w:rPr>
                          </m:ctrlPr>
                        </m:e>
                        <m:sup>
                          <m:r>
                            <m:rPr/>
                            <w:rPr>
                              <w:rFonts w:ascii="Cambria Math" w:hAnsi="Cambria Math"/>
                            </w:rPr>
                            <m:t>T</m:t>
                          </m:r>
                          <m:ctrlPr>
                            <w:rPr>
                              <w:rFonts w:ascii="Cambria Math" w:hAnsi="Cambria Math"/>
                              <w:i/>
                            </w:rPr>
                          </m:ctrlPr>
                        </m:sup>
                      </m:sSup>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p</m:t>
                          </m:r>
                          <m:ctrlPr>
                            <w:rPr>
                              <w:rFonts w:ascii="Cambria Math" w:hAnsi="Cambria Math"/>
                              <w:i/>
                            </w:rPr>
                          </m:ctrlPr>
                        </m:sub>
                        <m:sup>
                          <m:r>
                            <m:rPr/>
                            <w:rPr>
                              <w:rFonts w:ascii="Cambria Math" w:hAnsi="Cambria Math"/>
                            </w:rPr>
                            <m:t>j</m:t>
                          </m:r>
                          <m:ctrlPr>
                            <w:rPr>
                              <w:rFonts w:ascii="Cambria Math" w:hAnsi="Cambria Math"/>
                              <w:i/>
                            </w:rPr>
                          </m:ctrlPr>
                        </m:sup>
                      </m:sSubSup>
                      <m:ctrlPr>
                        <w:rPr>
                          <w:rFonts w:ascii="Cambria Math" w:hAnsi="Cambria Math"/>
                          <w:i/>
                        </w:rPr>
                      </m:ctrlPr>
                    </m:e>
                  </m:d>
                  <m:ctrlPr>
                    <w:rPr>
                      <w:rFonts w:ascii="Cambria Math" w:hAnsi="Cambria Math"/>
                      <w:i/>
                    </w:rPr>
                  </m:ctrlPr>
                </m:e>
              </m:d>
              <m:r>
                <m:rPr/>
                <w:rPr>
                  <w:rFonts w:hint="default" w:ascii="Cambria Math" w:hAnsi="Cambria Math"/>
                  <w:lang w:val="en-US" w:eastAsia="zh-CN"/>
                </w:rPr>
                <m:t xml:space="preserve">                                               </m:t>
              </m:r>
              <m:d>
                <m:dPr>
                  <m:begChr m:val="（"/>
                  <m:endChr m:val="）"/>
                  <m:ctrlPr>
                    <w:rPr>
                      <w:rFonts w:ascii="Cambria Math" w:hAnsi="Cambria Math"/>
                      <w:i/>
                    </w:rPr>
                  </m:ctrlPr>
                </m:dPr>
                <m:e>
                  <m:r>
                    <m:rPr/>
                    <w:rPr>
                      <w:rFonts w:ascii="Cambria Math" w:hAnsi="Cambria Math"/>
                    </w:rPr>
                    <m:t>1</m:t>
                  </m:r>
                  <m:r>
                    <m:rPr/>
                    <w:rPr>
                      <w:rFonts w:hint="default" w:ascii="Cambria Math" w:hAnsi="Cambria Math"/>
                      <w:lang w:val="en-US" w:eastAsia="zh-CN"/>
                    </w:rPr>
                    <m:t>2</m:t>
                  </m:r>
                  <m:ctrlPr>
                    <w:rPr>
                      <w:rFonts w:ascii="Cambria Math" w:hAnsi="Cambria Math"/>
                      <w:i/>
                    </w:rPr>
                  </m:ctrlPr>
                </m:e>
              </m:d>
              <m:ctrlPr>
                <w:rPr>
                  <w:rFonts w:ascii="Cambria Math" w:hAnsi="Cambria Math"/>
                  <w:i/>
                </w:rPr>
              </m:ctrlPr>
            </m:e>
          </m:eqArr>
        </m:oMath>
      </m:oMathPara>
    </w:p>
    <w:p w14:paraId="01BBC519">
      <w:pPr>
        <w:spacing w:line="400" w:lineRule="atLeast"/>
      </w:pPr>
      <w:r>
        <w:tab/>
      </w:r>
      <w:r>
        <w:rPr>
          <w:rFonts w:hint="eastAsia"/>
          <w:b w:val="0"/>
          <w:bCs w:val="0"/>
          <w:i/>
          <w:iCs/>
        </w:rPr>
        <w:t>Bilinear Pooling Layer</w:t>
      </w:r>
      <w:r>
        <w:rPr>
          <w:rFonts w:hint="eastAsia"/>
          <w:b w:val="0"/>
          <w:bCs w:val="0"/>
          <w:i/>
          <w:iCs/>
          <w:lang w:val="en-US" w:eastAsia="zh-CN"/>
        </w:rPr>
        <w:t>.</w:t>
      </w:r>
      <w:r>
        <w:rPr>
          <w:rFonts w:hint="eastAsia"/>
          <w:b/>
          <w:bCs/>
        </w:rPr>
        <w:t xml:space="preserve"> </w:t>
      </w:r>
      <w:r>
        <w:rPr>
          <w:rFonts w:hint="eastAsia"/>
        </w:rPr>
        <w:t xml:space="preserve">The </w:t>
      </w:r>
      <w:r>
        <w:rPr>
          <w:rFonts w:hint="eastAsia"/>
          <w:lang w:val="en-US" w:eastAsia="zh-CN"/>
        </w:rPr>
        <w:t>formula</w:t>
      </w:r>
      <w:r>
        <w:rPr>
          <w:rFonts w:hint="eastAsia"/>
        </w:rPr>
        <w:t xml:space="preserve">s for the bilinear interaction layer and pooling layer are shown in Figure 5-(B), where the output </w:t>
      </w:r>
      <m:oMath>
        <m:r>
          <m:rPr/>
          <w:rPr>
            <w:rFonts w:ascii="Cambria Math" w:hAnsi="Cambria Math"/>
          </w:rPr>
          <m:t>I</m:t>
        </m:r>
      </m:oMath>
      <w:r>
        <w:rPr>
          <w:rFonts w:hint="eastAsia"/>
        </w:rPr>
        <w:t xml:space="preserve"> of the bil</w:t>
      </w:r>
      <w:r>
        <w:rPr>
          <w:rFonts w:hint="eastAsia"/>
          <w:lang w:val="en-US" w:eastAsia="zh-CN"/>
        </w:rPr>
        <w:t>inear</w:t>
      </w:r>
      <w:r>
        <w:rPr>
          <w:rFonts w:hint="eastAsia"/>
        </w:rPr>
        <w:t xml:space="preserve"> interaction layer will continue to participate in the computation of the pooling layer. In order to obtain the joint representation </w:t>
      </w:r>
      <m:oMath>
        <m:sSubSup>
          <m:sSubSupPr>
            <m:ctrlPr>
              <w:rPr>
                <w:rFonts w:ascii="Cambria Math" w:hAnsi="Cambria Math"/>
                <w:i/>
              </w:rPr>
            </m:ctrlPr>
          </m:sSubSup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up>
            <m:r>
              <m:rPr>
                <m:sty m:val="p"/>
              </m:rPr>
              <w:rPr>
                <w:rFonts w:hint="eastAsia" w:ascii="Cambria Math" w:hAnsi="Cambria Math"/>
              </w:rPr>
              <m:t>'</m:t>
            </m:r>
            <m:ctrlPr>
              <w:rPr>
                <w:rFonts w:ascii="Cambria Math" w:hAnsi="Cambria Math"/>
                <w:i/>
              </w:rPr>
            </m:ctrlPr>
          </m:sup>
        </m:sSubSup>
      </m:oMath>
      <w:r>
        <w:rPr>
          <w:rFonts w:hint="eastAsia" w:hAnsi="Cambria Math"/>
        </w:rPr>
        <w:t xml:space="preserve"> </w:t>
      </w:r>
      <w:r>
        <w:rPr>
          <w:rFonts w:hint="eastAsia"/>
        </w:rPr>
        <w:t>of drug</w:t>
      </w:r>
      <w:r>
        <w:rPr>
          <w:rFonts w:hint="eastAsia"/>
          <w:lang w:val="en-US" w:eastAsia="zh-CN"/>
        </w:rPr>
        <w:t xml:space="preserve"> and </w:t>
      </w:r>
      <w:r>
        <w:rPr>
          <w:rFonts w:hint="eastAsia"/>
        </w:rPr>
        <w:t xml:space="preserve">target, a bilinear pooling layer is </w:t>
      </w:r>
      <w:r>
        <w:rPr>
          <w:rFonts w:hint="eastAsia"/>
          <w:lang w:val="en-US" w:eastAsia="zh-CN"/>
        </w:rPr>
        <w:t xml:space="preserve">built </w:t>
      </w:r>
      <w:r>
        <w:rPr>
          <w:rFonts w:hint="eastAsia"/>
        </w:rPr>
        <w:t xml:space="preserve">on the interaction map </w:t>
      </w:r>
      <m:oMath>
        <m:r>
          <m:rPr/>
          <w:rPr>
            <w:rFonts w:ascii="Cambria Math" w:hAnsi="Cambria Math"/>
          </w:rPr>
          <m:t>I</m:t>
        </m:r>
      </m:oMath>
      <w:r>
        <w:rPr>
          <w:rFonts w:hint="eastAsia"/>
        </w:rPr>
        <w:t xml:space="preserve">, and the </w:t>
      </w:r>
      <w:r>
        <w:rPr>
          <w:rFonts w:hint="eastAsia"/>
          <w:lang w:val="en-US" w:eastAsia="zh-CN"/>
        </w:rPr>
        <w:t>formula</w:t>
      </w:r>
      <w:r>
        <w:rPr>
          <w:rFonts w:hint="eastAsia"/>
        </w:rPr>
        <w:t xml:space="preserve"> for the k-th layer of </w:t>
      </w:r>
      <w:r>
        <w:rPr>
          <w:rFonts w:hint="eastAsia"/>
          <w:lang w:val="en-US" w:eastAsia="zh-CN"/>
        </w:rPr>
        <w:t xml:space="preserve">the </w:t>
      </w:r>
      <w:r>
        <w:rPr>
          <w:rFonts w:hint="eastAsia"/>
        </w:rPr>
        <w:t>bilinear pooling</w:t>
      </w:r>
      <w:r>
        <w:rPr>
          <w:rFonts w:hint="eastAsia"/>
          <w:lang w:val="en-US" w:eastAsia="zh-CN"/>
        </w:rPr>
        <w:t xml:space="preserve"> </w:t>
      </w:r>
      <w:r>
        <w:rPr>
          <w:rFonts w:hint="eastAsia"/>
        </w:rPr>
        <w:t>layer</w:t>
      </w:r>
      <w:r>
        <w:rPr>
          <w:rFonts w:hint="eastAsia"/>
          <w:lang w:val="en-US" w:eastAsia="zh-CN"/>
        </w:rPr>
        <w:t xml:space="preserve"> </w:t>
      </w:r>
      <w:r>
        <w:rPr>
          <w:rFonts w:hint="eastAsia"/>
        </w:rPr>
        <w:t>is</w:t>
      </w:r>
      <w:r>
        <w:rPr>
          <w:rFonts w:hint="eastAsia"/>
          <w:lang w:val="en-US" w:eastAsia="zh-CN"/>
        </w:rPr>
        <w:t xml:space="preserve"> </w:t>
      </w:r>
      <w:r>
        <w:rPr>
          <w:rFonts w:hint="eastAsia"/>
        </w:rPr>
        <w:t>as</w:t>
      </w:r>
      <w:r>
        <w:rPr>
          <w:rFonts w:hint="eastAsia"/>
          <w:lang w:val="en-US" w:eastAsia="zh-CN"/>
        </w:rPr>
        <w:t xml:space="preserve"> </w:t>
      </w:r>
      <w:r>
        <w:rPr>
          <w:rFonts w:hint="eastAsia"/>
        </w:rPr>
        <w:t>follows:</w:t>
      </w:r>
      <w:r>
        <w:rPr>
          <w:rFonts w:hint="eastAsia"/>
        </w:rPr>
        <w:br w:type="textWrapping"/>
      </w:r>
      <m:oMathPara>
        <m:oMathParaPr>
          <m:jc m:val="right"/>
        </m:oMathParaPr>
        <m:oMath>
          <m:eqArr>
            <m:eqArrPr>
              <m:maxDist m:val="1"/>
              <m:ctrlPr>
                <w:rPr>
                  <w:rFonts w:ascii="Cambria Math" w:hAnsi="Cambria Math"/>
                  <w:i/>
                </w:rPr>
              </m:ctrlPr>
            </m:eqArrPr>
            <m:e>
              <m:sSubSup>
                <m:sSubSupPr>
                  <m:ctrlPr>
                    <w:rPr>
                      <w:rFonts w:ascii="Cambria Math" w:hAnsi="Cambria Math"/>
                      <w:i/>
                    </w:rPr>
                  </m:ctrlPr>
                </m:sSubSup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up>
                  <m:r>
                    <m:rPr>
                      <m:sty m:val="p"/>
                    </m:rPr>
                    <w:rPr>
                      <w:rFonts w:hint="eastAsia" w:ascii="Cambria Math" w:hAnsi="Cambria Math"/>
                    </w:rPr>
                    <m:t>'</m:t>
                  </m:r>
                  <m:ctrlPr>
                    <w:rPr>
                      <w:rFonts w:ascii="Cambria Math" w:hAnsi="Cambria Math"/>
                      <w:i/>
                    </w:rPr>
                  </m:ctrlPr>
                </m:sup>
              </m:sSubSup>
              <m:r>
                <m:rPr/>
                <w:rPr>
                  <w:rFonts w:ascii="Cambria Math" w:hAnsi="Cambria Math"/>
                </w:rPr>
                <m:t>=</m:t>
              </m:r>
              <m:r>
                <m:rPr>
                  <m:sty m:val="p"/>
                </m:rPr>
                <w:rPr>
                  <w:rFonts w:ascii="Cambria Math" w:hAnsi="Cambria Math"/>
                </w:rPr>
                <m:t>σ</m:t>
              </m:r>
              <m:sSubSup>
                <m:sSubSupPr>
                  <m:ctrlPr>
                    <w:rPr>
                      <w:rFonts w:ascii="Cambria Math" w:hAnsi="Cambria Math"/>
                      <w:i/>
                    </w:rPr>
                  </m:ctrlPr>
                </m:sSubSupPr>
                <m:e>
                  <m:d>
                    <m:dPr>
                      <m:ctrlPr>
                        <w:rPr>
                          <w:rFonts w:ascii="Cambria Math" w:hAnsi="Cambria Math"/>
                        </w:rPr>
                      </m:ctrlPr>
                    </m:dPr>
                    <m:e>
                      <m:sSup>
                        <m:sSupPr>
                          <m:ctrlPr>
                            <w:rPr>
                              <w:rFonts w:ascii="Cambria Math" w:hAnsi="Cambria Math"/>
                              <w:i/>
                            </w:rPr>
                          </m:ctrlPr>
                        </m:sSupPr>
                        <m:e>
                          <m:d>
                            <m:dPr>
                              <m:ctrlPr>
                                <w:rPr>
                                  <w:rFonts w:ascii="Cambria Math" w:hAnsi="Cambria Math"/>
                                </w:rPr>
                              </m:ctrlPr>
                            </m:dPr>
                            <m:e>
                              <m:sSubSup>
                                <m:sSubSupPr>
                                  <m:ctrlPr>
                                    <w:rPr>
                                      <w:rFonts w:ascii="Cambria Math" w:hAnsi="Cambria Math"/>
                                      <w:i/>
                                    </w:rPr>
                                  </m:ctrlPr>
                                </m:sSubSupPr>
                                <m:e>
                                  <m:r>
                                    <m:rPr/>
                                    <w:rPr>
                                      <w:rFonts w:ascii="Cambria Math" w:hAnsi="Cambria Math"/>
                                    </w:rPr>
                                    <m:t>H</m:t>
                                  </m:r>
                                  <m:ctrlPr>
                                    <w:rPr>
                                      <w:rFonts w:ascii="Cambria Math" w:hAnsi="Cambria Math"/>
                                    </w:rPr>
                                  </m:ctrlPr>
                                </m:e>
                                <m:sub>
                                  <m:r>
                                    <m:rPr/>
                                    <w:rPr>
                                      <w:rFonts w:ascii="Cambria Math" w:hAnsi="Cambria Math"/>
                                    </w:rPr>
                                    <m:t>d</m:t>
                                  </m:r>
                                  <m:ctrlPr>
                                    <w:rPr>
                                      <w:rFonts w:ascii="Cambria Math" w:hAnsi="Cambria Math"/>
                                      <w:i/>
                                    </w:rPr>
                                  </m:ctrlPr>
                                </m:sub>
                                <m:sup>
                                  <m:d>
                                    <m:dPr>
                                      <m:ctrlPr>
                                        <w:rPr>
                                          <w:rFonts w:ascii="Cambria Math" w:hAnsi="Cambria Math"/>
                                          <w:i/>
                                        </w:rPr>
                                      </m:ctrlPr>
                                    </m:dPr>
                                    <m:e>
                                      <m:r>
                                        <m:rPr/>
                                        <w:rPr>
                                          <w:rFonts w:ascii="Cambria Math" w:hAnsi="Cambria Math"/>
                                        </w:rPr>
                                        <m:t>3</m:t>
                                      </m:r>
                                      <m:ctrlPr>
                                        <w:rPr>
                                          <w:rFonts w:ascii="Cambria Math" w:hAnsi="Cambria Math"/>
                                          <w:i/>
                                        </w:rPr>
                                      </m:ctrlPr>
                                    </m:e>
                                  </m:d>
                                  <m:ctrlPr>
                                    <w:rPr>
                                      <w:rFonts w:ascii="Cambria Math" w:hAnsi="Cambria Math"/>
                                      <w:i/>
                                    </w:rPr>
                                  </m:ctrlPr>
                                </m:sup>
                              </m:sSubSup>
                              <m:ctrlPr>
                                <w:rPr>
                                  <w:rFonts w:ascii="Cambria Math" w:hAnsi="Cambria Math"/>
                                  <w:i/>
                                </w:rPr>
                              </m:ctrlPr>
                            </m:e>
                          </m:d>
                          <m:ctrlPr>
                            <w:rPr>
                              <w:rFonts w:ascii="Cambria Math" w:hAnsi="Cambria Math"/>
                            </w:rPr>
                          </m:ctrlPr>
                        </m:e>
                        <m:sup>
                          <m:r>
                            <m:rPr/>
                            <w:rPr>
                              <w:rFonts w:ascii="Cambria Math" w:hAnsi="Cambria Math"/>
                            </w:rPr>
                            <m:t>T</m:t>
                          </m:r>
                          <m:ctrlPr>
                            <w:rPr>
                              <w:rFonts w:ascii="Cambria Math" w:hAnsi="Cambria Math"/>
                              <w:i/>
                            </w:rPr>
                          </m:ctrlPr>
                        </m:sup>
                      </m:sSup>
                      <m:r>
                        <m:rPr/>
                        <w:rPr>
                          <w:rFonts w:ascii="Cambria Math" w:hAnsi="Cambria Math"/>
                        </w:rPr>
                        <m:t>U</m:t>
                      </m:r>
                      <m:ctrlPr>
                        <w:rPr>
                          <w:rFonts w:ascii="Cambria Math" w:hAnsi="Cambria Math"/>
                          <w:i/>
                        </w:rPr>
                      </m:ctrlPr>
                    </m:e>
                  </m:d>
                  <m:ctrlPr>
                    <w:rPr>
                      <w:rFonts w:ascii="Cambria Math" w:hAnsi="Cambria Math"/>
                      <w:i/>
                    </w:rPr>
                  </m:ctrlPr>
                </m:e>
                <m:sub>
                  <m:r>
                    <m:rPr/>
                    <w:rPr>
                      <w:rFonts w:ascii="Cambria Math" w:hAnsi="Cambria Math"/>
                    </w:rPr>
                    <m:t>k</m:t>
                  </m:r>
                  <m:ctrlPr>
                    <w:rPr>
                      <w:rFonts w:ascii="Cambria Math" w:hAnsi="Cambria Math"/>
                      <w:i/>
                    </w:rPr>
                  </m:ctrlPr>
                </m:sub>
                <m:sup>
                  <m:r>
                    <m:rPr/>
                    <w:rPr>
                      <w:rFonts w:ascii="Cambria Math" w:hAnsi="Cambria Math"/>
                    </w:rPr>
                    <m:t>T</m:t>
                  </m:r>
                  <m:ctrlPr>
                    <w:rPr>
                      <w:rFonts w:ascii="Cambria Math" w:hAnsi="Cambria Math"/>
                      <w:i/>
                    </w:rPr>
                  </m:ctrlPr>
                </m:sup>
              </m:sSubSup>
              <m:r>
                <m:rPr>
                  <m:sty m:val="p"/>
                </m:rPr>
                <w:rPr>
                  <w:rFonts w:ascii="Cambria Math" w:hAnsi="Cambria Math"/>
                </w:rPr>
                <m:t>⋅</m:t>
              </m:r>
              <m:r>
                <m:rPr/>
                <w:rPr>
                  <w:rFonts w:ascii="Cambria Math" w:hAnsi="Cambria Math"/>
                </w:rPr>
                <m:t>I</m:t>
              </m:r>
              <m:r>
                <m:rPr>
                  <m:sty m:val="p"/>
                </m:rPr>
                <w:rPr>
                  <w:rFonts w:ascii="Cambria Math" w:hAnsi="Cambria Math"/>
                </w:rPr>
                <m:t>⋅σ</m:t>
              </m:r>
              <m:sSub>
                <m:sSubPr>
                  <m:ctrlPr>
                    <w:rPr>
                      <w:rFonts w:ascii="Cambria Math" w:hAnsi="Cambria Math"/>
                      <w:i/>
                    </w:rPr>
                  </m:ctrlPr>
                </m:sSubPr>
                <m:e>
                  <m:d>
                    <m:dPr>
                      <m:ctrlPr>
                        <w:rPr>
                          <w:rFonts w:ascii="Cambria Math" w:hAnsi="Cambria Math"/>
                        </w:rPr>
                      </m:ctrlPr>
                    </m:dPr>
                    <m:e>
                      <m:sSup>
                        <m:sSupPr>
                          <m:ctrlPr>
                            <w:rPr>
                              <w:rFonts w:ascii="Cambria Math" w:hAnsi="Cambria Math"/>
                              <w:i/>
                            </w:rPr>
                          </m:ctrlPr>
                        </m:sSupPr>
                        <m:e>
                          <m:d>
                            <m:dPr>
                              <m:ctrlPr>
                                <w:rPr>
                                  <w:rFonts w:ascii="Cambria Math" w:hAnsi="Cambria Math"/>
                                </w:rPr>
                              </m:ctrlPr>
                            </m:dPr>
                            <m:e>
                              <m:sSubSup>
                                <m:sSubSupPr>
                                  <m:ctrlPr>
                                    <w:rPr>
                                      <w:rFonts w:ascii="Cambria Math" w:hAnsi="Cambria Math"/>
                                      <w:i/>
                                    </w:rPr>
                                  </m:ctrlPr>
                                </m:sSubSupPr>
                                <m:e>
                                  <m:r>
                                    <m:rPr/>
                                    <w:rPr>
                                      <w:rFonts w:ascii="Cambria Math" w:hAnsi="Cambria Math"/>
                                    </w:rPr>
                                    <m:t>H</m:t>
                                  </m:r>
                                  <m:ctrlPr>
                                    <w:rPr>
                                      <w:rFonts w:ascii="Cambria Math" w:hAnsi="Cambria Math"/>
                                    </w:rPr>
                                  </m:ctrlPr>
                                </m:e>
                                <m:sub>
                                  <m:r>
                                    <m:rPr/>
                                    <w:rPr>
                                      <w:rFonts w:ascii="Cambria Math" w:hAnsi="Cambria Math"/>
                                    </w:rPr>
                                    <m:t>p</m:t>
                                  </m:r>
                                  <m:ctrlPr>
                                    <w:rPr>
                                      <w:rFonts w:ascii="Cambria Math" w:hAnsi="Cambria Math"/>
                                      <w:i/>
                                    </w:rPr>
                                  </m:ctrlPr>
                                </m:sub>
                                <m:sup>
                                  <m:d>
                                    <m:dPr>
                                      <m:ctrlPr>
                                        <w:rPr>
                                          <w:rFonts w:ascii="Cambria Math" w:hAnsi="Cambria Math"/>
                                          <w:i/>
                                        </w:rPr>
                                      </m:ctrlPr>
                                    </m:dPr>
                                    <m:e>
                                      <m:r>
                                        <m:rPr/>
                                        <w:rPr>
                                          <w:rFonts w:ascii="Cambria Math" w:hAnsi="Cambria Math"/>
                                        </w:rPr>
                                        <m:t>3</m:t>
                                      </m:r>
                                      <m:ctrlPr>
                                        <w:rPr>
                                          <w:rFonts w:ascii="Cambria Math" w:hAnsi="Cambria Math"/>
                                          <w:i/>
                                        </w:rPr>
                                      </m:ctrlPr>
                                    </m:e>
                                  </m:d>
                                  <m:ctrlPr>
                                    <w:rPr>
                                      <w:rFonts w:ascii="Cambria Math" w:hAnsi="Cambria Math"/>
                                      <w:i/>
                                    </w:rPr>
                                  </m:ctrlPr>
                                </m:sup>
                              </m:sSubSup>
                              <m:ctrlPr>
                                <w:rPr>
                                  <w:rFonts w:ascii="Cambria Math" w:hAnsi="Cambria Math"/>
                                  <w:i/>
                                </w:rPr>
                              </m:ctrlPr>
                            </m:e>
                          </m:d>
                          <m:ctrlPr>
                            <w:rPr>
                              <w:rFonts w:ascii="Cambria Math" w:hAnsi="Cambria Math"/>
                            </w:rPr>
                          </m:ctrlPr>
                        </m:e>
                        <m:sup>
                          <m:r>
                            <m:rPr/>
                            <w:rPr>
                              <w:rFonts w:ascii="Cambria Math" w:hAnsi="Cambria Math"/>
                            </w:rPr>
                            <m:t>T</m:t>
                          </m:r>
                          <m:ctrlPr>
                            <w:rPr>
                              <w:rFonts w:ascii="Cambria Math" w:hAnsi="Cambria Math"/>
                              <w:i/>
                            </w:rPr>
                          </m:ctrlPr>
                        </m:sup>
                      </m:sSup>
                      <m:r>
                        <m:rPr/>
                        <w:rPr>
                          <w:rFonts w:ascii="Cambria Math" w:hAnsi="Cambria Math"/>
                        </w:rPr>
                        <m:t>V</m:t>
                      </m:r>
                      <m:ctrlPr>
                        <w:rPr>
                          <w:rFonts w:ascii="Cambria Math" w:hAnsi="Cambria Math"/>
                          <w:i/>
                        </w:rPr>
                      </m:ctrlPr>
                    </m:e>
                  </m:d>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nary>
                <m:naryPr>
                  <m:chr m:val="∑"/>
                  <m:ctrlPr>
                    <w:rPr>
                      <w:rFonts w:ascii="Cambria Math" w:hAnsi="Cambria Math"/>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ctrlPr>
                        <w:rPr>
                          <w:rFonts w:ascii="Cambria Math" w:hAnsi="Cambria Math"/>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i,j</m:t>
                          </m:r>
                          <m:ctrlPr>
                            <w:rPr>
                              <w:rFonts w:ascii="Cambria Math" w:hAnsi="Cambria Math"/>
                              <w:i/>
                            </w:rPr>
                          </m:ctrlPr>
                        </m:sub>
                      </m:sSub>
                      <m:sSup>
                        <m:sSupPr>
                          <m:ctrlPr>
                            <w:rPr>
                              <w:rFonts w:ascii="Cambria Math" w:hAnsi="Cambria Math"/>
                              <w:i/>
                            </w:rPr>
                          </m:ctrlPr>
                        </m:sSupPr>
                        <m:e>
                          <m:d>
                            <m:dPr>
                              <m:ctrlPr>
                                <w:rPr>
                                  <w:rFonts w:ascii="Cambria Math" w:hAnsi="Cambria Math"/>
                                </w:rPr>
                              </m:ctrlPr>
                            </m:dPr>
                            <m:e>
                              <m:sSubSup>
                                <m:sSubSupPr>
                                  <m:ctrlPr>
                                    <w:rPr>
                                      <w:rFonts w:ascii="Cambria Math" w:hAnsi="Cambria Math"/>
                                      <w:i/>
                                    </w:rPr>
                                  </m:ctrlPr>
                                </m:sSubSupPr>
                                <m:e>
                                  <m:r>
                                    <m:rPr/>
                                    <w:rPr>
                                      <w:rFonts w:ascii="Cambria Math" w:hAnsi="Cambria Math"/>
                                    </w:rPr>
                                    <m:t>ℎ</m:t>
                                  </m:r>
                                  <m:ctrlPr>
                                    <w:rPr>
                                      <w:rFonts w:ascii="Cambria Math" w:hAnsi="Cambria Math"/>
                                    </w:rPr>
                                  </m:ctrlPr>
                                </m:e>
                                <m:sub>
                                  <m:r>
                                    <m:rPr/>
                                    <w:rPr>
                                      <w:rFonts w:ascii="Cambria Math" w:hAnsi="Cambria Math"/>
                                    </w:rPr>
                                    <m:t>d</m:t>
                                  </m:r>
                                  <m:ctrlPr>
                                    <w:rPr>
                                      <w:rFonts w:ascii="Cambria Math" w:hAnsi="Cambria Math"/>
                                      <w:i/>
                                    </w:rPr>
                                  </m:ctrlPr>
                                </m:sub>
                                <m:sup>
                                  <m:r>
                                    <m:rPr/>
                                    <w:rPr>
                                      <w:rFonts w:ascii="Cambria Math" w:hAnsi="Cambria Math"/>
                                    </w:rPr>
                                    <m:t>i</m:t>
                                  </m:r>
                                  <m:ctrlPr>
                                    <w:rPr>
                                      <w:rFonts w:ascii="Cambria Math" w:hAnsi="Cambria Math"/>
                                      <w:i/>
                                    </w:rPr>
                                  </m:ctrlPr>
                                </m:sup>
                              </m:sSubSup>
                              <m:ctrlPr>
                                <w:rPr>
                                  <w:rFonts w:ascii="Cambria Math" w:hAnsi="Cambria Math"/>
                                  <w:i/>
                                </w:rPr>
                              </m:ctrlPr>
                            </m:e>
                          </m:d>
                          <m:ctrlPr>
                            <w:rPr>
                              <w:rFonts w:ascii="Cambria Math" w:hAnsi="Cambria Math"/>
                              <w:i/>
                            </w:rPr>
                          </m:ctrlPr>
                        </m:e>
                        <m:sup>
                          <m:r>
                            <m:rPr/>
                            <w:rPr>
                              <w:rFonts w:ascii="Cambria Math" w:hAnsi="Cambria Math"/>
                            </w:rPr>
                            <m:t>T</m:t>
                          </m:r>
                          <m:ctrlPr>
                            <w:rPr>
                              <w:rFonts w:ascii="Cambria Math" w:hAnsi="Cambria Math"/>
                              <w:i/>
                            </w:rPr>
                          </m:ctrlPr>
                        </m:sup>
                      </m:sSup>
                      <m:d>
                        <m:dPr>
                          <m:ctrlPr>
                            <w:rPr>
                              <w:rFonts w:ascii="Cambria Math" w:hAnsi="Cambria Math"/>
                            </w:rPr>
                          </m:ctrlPr>
                        </m:dPr>
                        <m:e>
                          <m:sSub>
                            <m:sSubPr>
                              <m:ctrlPr>
                                <w:rPr>
                                  <w:rFonts w:ascii="Cambria Math" w:hAnsi="Cambria Math"/>
                                  <w:i/>
                                </w:rPr>
                              </m:ctrlPr>
                            </m:sSubPr>
                            <m:e>
                              <m:r>
                                <m:rPr/>
                                <w:rPr>
                                  <w:rFonts w:ascii="Cambria Math" w:hAnsi="Cambria Math"/>
                                </w:rPr>
                                <m:t>U</m:t>
                              </m:r>
                              <m:ctrlPr>
                                <w:rPr>
                                  <w:rFonts w:ascii="Cambria Math" w:hAnsi="Cambria Math"/>
                                </w:rPr>
                              </m:ctrlPr>
                            </m:e>
                            <m:sub>
                              <m:r>
                                <m:rPr/>
                                <w:rPr>
                                  <w:rFonts w:ascii="Cambria Math" w:hAnsi="Cambria Math"/>
                                </w:rPr>
                                <m:t>k</m:t>
                              </m:r>
                              <m:ctrlPr>
                                <w:rPr>
                                  <w:rFonts w:ascii="Cambria Math" w:hAnsi="Cambria Math"/>
                                  <w:i/>
                                </w:rPr>
                              </m:ctrlPr>
                            </m:sub>
                          </m:sSub>
                          <m:sSubSup>
                            <m:sSubSupPr>
                              <m:ctrlPr>
                                <w:rPr>
                                  <w:rFonts w:ascii="Cambria Math" w:hAnsi="Cambria Math"/>
                                  <w:i/>
                                </w:rPr>
                              </m:ctrlPr>
                            </m:sSubSupPr>
                            <m:e>
                              <m:r>
                                <m:rPr/>
                                <w:rPr>
                                  <w:rFonts w:ascii="Cambria Math" w:hAnsi="Cambria Math"/>
                                </w:rPr>
                                <m:t>V</m:t>
                              </m:r>
                              <m:ctrlPr>
                                <w:rPr>
                                  <w:rFonts w:ascii="Cambria Math" w:hAnsi="Cambria Math"/>
                                  <w:i/>
                                </w:rPr>
                              </m:ctrlPr>
                            </m:e>
                            <m:sub>
                              <m:r>
                                <m:rPr/>
                                <w:rPr>
                                  <w:rFonts w:ascii="Cambria Math" w:hAnsi="Cambria Math"/>
                                </w:rPr>
                                <m:t>k</m:t>
                              </m:r>
                              <m:ctrlPr>
                                <w:rPr>
                                  <w:rFonts w:ascii="Cambria Math" w:hAnsi="Cambria Math"/>
                                  <w:i/>
                                </w:rPr>
                              </m:ctrlPr>
                            </m:sub>
                            <m:sup>
                              <m:r>
                                <m:rPr/>
                                <w:rPr>
                                  <w:rFonts w:ascii="Cambria Math" w:hAnsi="Cambria Math"/>
                                </w:rPr>
                                <m:t>T</m:t>
                              </m:r>
                              <m:ctrlPr>
                                <w:rPr>
                                  <w:rFonts w:ascii="Cambria Math" w:hAnsi="Cambria Math"/>
                                  <w:i/>
                                </w:rPr>
                              </m:ctrlPr>
                            </m:sup>
                          </m:sSubSup>
                          <m:ctrlPr>
                            <w:rPr>
                              <w:rFonts w:ascii="Cambria Math" w:hAnsi="Cambria Math"/>
                              <w:i/>
                            </w:rPr>
                          </m:ctrlPr>
                        </m:e>
                      </m:d>
                      <m:sSubSup>
                        <m:sSubSupPr>
                          <m:ctrlPr>
                            <w:rPr>
                              <w:rFonts w:ascii="Cambria Math" w:hAnsi="Cambria Math"/>
                              <w:i/>
                            </w:rPr>
                          </m:ctrlPr>
                        </m:sSubSupPr>
                        <m:e>
                          <m:r>
                            <m:rPr/>
                            <w:rPr>
                              <w:rFonts w:ascii="Cambria Math" w:hAnsi="Cambria Math"/>
                            </w:rPr>
                            <m:t>ℎ</m:t>
                          </m:r>
                          <m:ctrlPr>
                            <w:rPr>
                              <w:rFonts w:ascii="Cambria Math" w:hAnsi="Cambria Math"/>
                              <w:i/>
                            </w:rPr>
                          </m:ctrlPr>
                        </m:e>
                        <m:sub>
                          <m:r>
                            <m:rPr/>
                            <w:rPr>
                              <w:rFonts w:ascii="Cambria Math" w:hAnsi="Cambria Math"/>
                            </w:rPr>
                            <m:t>p</m:t>
                          </m:r>
                          <m:ctrlPr>
                            <w:rPr>
                              <w:rFonts w:ascii="Cambria Math" w:hAnsi="Cambria Math"/>
                              <w:i/>
                            </w:rPr>
                          </m:ctrlPr>
                        </m:sub>
                        <m:sup>
                          <m:r>
                            <m:rPr/>
                            <w:rPr>
                              <w:rFonts w:ascii="Cambria Math" w:hAnsi="Cambria Math"/>
                            </w:rPr>
                            <m:t>j</m:t>
                          </m:r>
                          <m:ctrlPr>
                            <w:rPr>
                              <w:rFonts w:ascii="Cambria Math" w:hAnsi="Cambria Math"/>
                              <w:i/>
                            </w:rPr>
                          </m:ctrlPr>
                        </m:sup>
                      </m:sSubSup>
                      <m:ctrlPr>
                        <w:rPr>
                          <w:rFonts w:ascii="Cambria Math" w:hAnsi="Cambria Math"/>
                          <w:i/>
                        </w:rPr>
                      </m:ctrlPr>
                    </m:e>
                  </m:nary>
                  <m:ctrlPr>
                    <w:rPr>
                      <w:rFonts w:ascii="Cambria Math" w:hAnsi="Cambria Math"/>
                      <w:i/>
                    </w:rPr>
                  </m:ctrlPr>
                </m:e>
              </m:nary>
              <m:r>
                <m:rPr/>
                <w:rPr>
                  <w:rFonts w:hint="default" w:ascii="Cambria Math" w:hAnsi="Cambria Math"/>
                  <w:lang w:val="en-US" w:eastAsia="zh-CN"/>
                </w:rPr>
                <m:t xml:space="preserve">        </m:t>
              </m:r>
              <m:d>
                <m:dPr>
                  <m:begChr m:val="（"/>
                  <m:endChr m:val="）"/>
                  <m:ctrlPr>
                    <w:rPr>
                      <w:rFonts w:ascii="Cambria Math" w:hAnsi="Cambria Math"/>
                      <w:i/>
                    </w:rPr>
                  </m:ctrlPr>
                </m:dPr>
                <m:e>
                  <m:r>
                    <m:rPr/>
                    <w:rPr>
                      <w:rFonts w:hint="default" w:ascii="Cambria Math" w:hAnsi="Cambria Math"/>
                      <w:lang w:val="en-US" w:eastAsia="zh-CN"/>
                    </w:rPr>
                    <m:t>13</m:t>
                  </m:r>
                  <m:ctrlPr>
                    <w:rPr>
                      <w:rFonts w:ascii="Cambria Math" w:hAnsi="Cambria Math"/>
                      <w:i/>
                    </w:rPr>
                  </m:ctrlPr>
                </m:e>
              </m:d>
              <m:ctrlPr>
                <w:rPr>
                  <w:rFonts w:ascii="Cambria Math" w:hAnsi="Cambria Math"/>
                  <w:i/>
                </w:rPr>
              </m:ctrlPr>
            </m:e>
          </m:eqArr>
        </m:oMath>
      </m:oMathPara>
    </w:p>
    <w:p w14:paraId="0D87648C">
      <w:pPr>
        <w:spacing w:line="400" w:lineRule="atLeast"/>
        <w:rPr>
          <w:rFonts w:hint="eastAsia"/>
        </w:rPr>
      </w:pPr>
      <w:r>
        <w:rPr>
          <w:rFonts w:hint="eastAsia"/>
        </w:rPr>
        <w:t xml:space="preserve">where </w:t>
      </w:r>
      <m:oMath>
        <m:sSub>
          <m:sSubPr>
            <m:ctrlPr>
              <w:rPr>
                <w:rFonts w:ascii="Cambria Math" w:hAnsi="Cambria Math"/>
                <w:i/>
              </w:rPr>
            </m:ctrlPr>
          </m:sSubPr>
          <m:e>
            <m:r>
              <m:rPr/>
              <w:rPr>
                <w:rFonts w:ascii="Cambria Math" w:hAnsi="Cambria Math"/>
              </w:rPr>
              <m:t>U</m:t>
            </m:r>
            <m:ctrlPr>
              <w:rPr>
                <w:rFonts w:ascii="Cambria Math" w:hAnsi="Cambria Math"/>
              </w:rPr>
            </m:ctrlPr>
          </m:e>
          <m:sub>
            <m:r>
              <m:rPr/>
              <w:rPr>
                <w:rFonts w:ascii="Cambria Math" w:hAnsi="Cambria Math"/>
              </w:rPr>
              <m:t>k</m:t>
            </m:r>
            <m:ctrlPr>
              <w:rPr>
                <w:rFonts w:ascii="Cambria Math" w:hAnsi="Cambria Math"/>
                <w:i/>
              </w:rPr>
            </m:ctrlPr>
          </m:sub>
        </m:sSub>
      </m:oMath>
      <w:r>
        <w:rPr>
          <w:rFonts w:hint="eastAsia"/>
        </w:rPr>
        <w:t xml:space="preserve"> and </w:t>
      </w:r>
      <m:oMath>
        <m:sSub>
          <m:sSubPr>
            <m:ctrlPr>
              <w:rPr>
                <w:rFonts w:ascii="Cambria Math" w:hAnsi="Cambria Math"/>
                <w:i/>
              </w:rPr>
            </m:ctrlPr>
          </m:sSubPr>
          <m:e>
            <m:r>
              <m:rPr/>
              <w:rPr>
                <w:rFonts w:ascii="Cambria Math" w:hAnsi="Cambria Math"/>
              </w:rPr>
              <m:t>V</m:t>
            </m:r>
            <m:ctrlPr>
              <w:rPr>
                <w:rFonts w:ascii="Cambria Math" w:hAnsi="Cambria Math"/>
              </w:rPr>
            </m:ctrlPr>
          </m:e>
          <m:sub>
            <m:r>
              <m:rPr/>
              <w:rPr>
                <w:rFonts w:ascii="Cambria Math" w:hAnsi="Cambria Math"/>
              </w:rPr>
              <m:t>k</m:t>
            </m:r>
            <m:ctrlPr>
              <w:rPr>
                <w:rFonts w:ascii="Cambria Math" w:hAnsi="Cambria Math"/>
                <w:i/>
              </w:rPr>
            </m:ctrlPr>
          </m:sub>
        </m:sSub>
      </m:oMath>
      <w:r>
        <w:rPr>
          <w:rFonts w:hint="eastAsia"/>
        </w:rPr>
        <w:t xml:space="preserve"> denote the k</w:t>
      </w:r>
      <w:r>
        <w:rPr>
          <w:rFonts w:hint="eastAsia"/>
          <w:lang w:val="en-US" w:eastAsia="zh-CN"/>
        </w:rPr>
        <w:t>-</w:t>
      </w:r>
      <w:r>
        <w:rPr>
          <w:rFonts w:hint="eastAsia"/>
        </w:rPr>
        <w:t xml:space="preserve">th column of the weight matrices </w:t>
      </w:r>
      <m:oMath>
        <m:r>
          <m:rPr/>
          <w:rPr>
            <w:rFonts w:ascii="Cambria Math" w:hAnsi="Cambria Math"/>
          </w:rPr>
          <m:t>U</m:t>
        </m:r>
      </m:oMath>
      <w:r>
        <w:rPr>
          <w:rFonts w:hint="eastAsia"/>
        </w:rPr>
        <w:t xml:space="preserve"> and </w:t>
      </w:r>
      <m:oMath>
        <m:r>
          <m:rPr/>
          <w:rPr>
            <w:rFonts w:ascii="Cambria Math" w:hAnsi="Cambria Math"/>
          </w:rPr>
          <m:t>V</m:t>
        </m:r>
      </m:oMath>
      <w:r>
        <w:rPr>
          <w:rFonts w:hint="eastAsia"/>
        </w:rPr>
        <w:t xml:space="preserve">, respectively. </w:t>
      </w:r>
    </w:p>
    <w:p w14:paraId="1B84F613">
      <w:pPr>
        <w:spacing w:line="400" w:lineRule="atLeast"/>
        <w:ind w:firstLine="420" w:firstLineChars="0"/>
      </w:pPr>
      <w:r>
        <w:rPr>
          <w:rFonts w:hint="eastAsia"/>
          <w:b w:val="0"/>
          <w:bCs w:val="0"/>
          <w:i/>
          <w:iCs/>
        </w:rPr>
        <w:t>Output prediction results</w:t>
      </w:r>
      <w:r>
        <w:rPr>
          <w:rFonts w:hint="eastAsia"/>
          <w:b w:val="0"/>
          <w:bCs w:val="0"/>
          <w:i/>
          <w:iCs/>
          <w:lang w:val="en-US" w:eastAsia="zh-CN"/>
        </w:rPr>
        <w:t xml:space="preserve">. </w:t>
      </w:r>
      <w:r>
        <w:rPr>
          <w:rFonts w:hint="eastAsia"/>
        </w:rPr>
        <w:t xml:space="preserve">Finally, </w:t>
      </w:r>
      <w:r>
        <w:rPr>
          <w:rFonts w:hint="eastAsia"/>
          <w:lang w:val="en-US" w:eastAsia="zh-CN"/>
        </w:rPr>
        <w:t xml:space="preserve">add </w:t>
      </w:r>
      <w:r>
        <w:rPr>
          <w:rFonts w:hint="eastAsia"/>
        </w:rPr>
        <w:t xml:space="preserve">a pooling layer </w:t>
      </w:r>
      <w:r>
        <w:rPr>
          <w:rFonts w:hint="eastAsia"/>
          <w:lang w:val="en-US" w:eastAsia="zh-CN"/>
        </w:rPr>
        <w:t>to</w:t>
      </w:r>
      <w:r>
        <w:rPr>
          <w:rFonts w:hint="eastAsia"/>
        </w:rPr>
        <w:t xml:space="preserve"> sum up the multiple features, resulting in the final mapping:</w:t>
      </w:r>
    </w:p>
    <w:p w14:paraId="56E0EDE7">
      <w:pPr>
        <w:spacing w:line="400" w:lineRule="atLeast"/>
      </w:pPr>
      <m:oMathPara>
        <m:oMathParaPr>
          <m:jc m:val="right"/>
        </m:oMathParaPr>
        <m:oMath>
          <m:eqArr>
            <m:eqArrPr>
              <m:maxDist m:val="1"/>
              <m:ctrlPr>
                <w:rPr>
                  <w:rFonts w:ascii="Cambria Math" w:hAnsi="Cambria Math"/>
                  <w:i/>
                </w:rPr>
              </m:ctrlPr>
            </m:eqArrPr>
            <m:e>
              <m:r>
                <m:rPr/>
                <w:rPr>
                  <w:rFonts w:ascii="Cambria Math" w:hAnsi="Cambria Math"/>
                </w:rPr>
                <m:t>f=SumPool</m:t>
              </m:r>
              <m:d>
                <m:dPr>
                  <m:ctrlPr>
                    <w:rPr>
                      <w:rFonts w:ascii="Cambria Math" w:hAnsi="Cambria Math"/>
                    </w:rPr>
                  </m:ctrlPr>
                </m:dPr>
                <m:e>
                  <m:sSup>
                    <m:sSupPr>
                      <m:ctrlPr>
                        <w:rPr>
                          <w:rFonts w:ascii="Cambria Math" w:hAnsi="Cambria Math"/>
                          <w:b/>
                          <w:bCs/>
                          <w:i/>
                        </w:rPr>
                      </m:ctrlPr>
                    </m:sSupPr>
                    <m:e>
                      <m:r>
                        <m:rPr>
                          <m:sty m:val="bi"/>
                        </m:rPr>
                        <w:rPr>
                          <w:rFonts w:ascii="Cambria Math" w:hAnsi="Cambria Math"/>
                        </w:rPr>
                        <m:t>f</m:t>
                      </m:r>
                      <m:ctrlPr>
                        <w:rPr>
                          <w:rFonts w:ascii="Cambria Math" w:hAnsi="Cambria Math"/>
                          <w:b/>
                          <w:bCs/>
                        </w:rPr>
                      </m:ctrlPr>
                    </m:e>
                    <m:sup>
                      <m:r>
                        <m:rPr>
                          <m:sty m:val="b"/>
                        </m:rPr>
                        <w:rPr>
                          <w:rFonts w:hint="eastAsia" w:ascii="Cambria Math" w:hAnsi="Cambria Math"/>
                        </w:rPr>
                        <m:t>'</m:t>
                      </m:r>
                      <m:ctrlPr>
                        <w:rPr>
                          <w:rFonts w:ascii="Cambria Math" w:hAnsi="Cambria Math"/>
                          <w:b/>
                          <w:bCs/>
                          <w:i/>
                        </w:rPr>
                      </m:ctrlPr>
                    </m:sup>
                  </m:sSup>
                  <m:r>
                    <m:rPr>
                      <m:sty m:val="bi"/>
                    </m:rPr>
                    <w:rPr>
                      <w:rFonts w:ascii="Cambria Math" w:hAnsi="Cambria Math"/>
                    </w:rPr>
                    <m:t>,s</m:t>
                  </m:r>
                  <m:ctrlPr>
                    <w:rPr>
                      <w:rFonts w:ascii="Cambria Math" w:hAnsi="Cambria Math"/>
                      <w:i/>
                    </w:rPr>
                  </m:ctrlPr>
                </m:e>
              </m:d>
              <m:r>
                <m:rPr/>
                <w:rPr>
                  <w:rFonts w:hint="default" w:ascii="Cambria Math" w:hAnsi="Cambria Math"/>
                  <w:lang w:val="en-US" w:eastAsia="zh-CN"/>
                </w:rPr>
                <m:t xml:space="preserve">                                                          </m:t>
              </m:r>
              <m:d>
                <m:dPr>
                  <m:begChr m:val="（"/>
                  <m:endChr m:val="）"/>
                  <m:ctrlPr>
                    <w:rPr>
                      <w:rFonts w:ascii="Cambria Math" w:hAnsi="Cambria Math"/>
                      <w:i/>
                    </w:rPr>
                  </m:ctrlPr>
                </m:dPr>
                <m:e>
                  <m:r>
                    <m:rPr/>
                    <w:rPr>
                      <w:rFonts w:ascii="Cambria Math" w:hAnsi="Cambria Math"/>
                    </w:rPr>
                    <m:t>1</m:t>
                  </m:r>
                  <m:r>
                    <m:rPr/>
                    <w:rPr>
                      <w:rFonts w:hint="default" w:ascii="Cambria Math" w:hAnsi="Cambria Math"/>
                      <w:lang w:val="en-US" w:eastAsia="zh-CN"/>
                    </w:rPr>
                    <m:t>4</m:t>
                  </m:r>
                  <m:ctrlPr>
                    <w:rPr>
                      <w:rFonts w:ascii="Cambria Math" w:hAnsi="Cambria Math"/>
                      <w:i/>
                    </w:rPr>
                  </m:ctrlPr>
                </m:e>
              </m:d>
              <m:ctrlPr>
                <w:rPr>
                  <w:rFonts w:ascii="Cambria Math" w:hAnsi="Cambria Math"/>
                  <w:i/>
                </w:rPr>
              </m:ctrlPr>
            </m:e>
          </m:eqArr>
        </m:oMath>
      </m:oMathPara>
    </w:p>
    <w:p w14:paraId="11969035">
      <w:pPr>
        <w:spacing w:line="400" w:lineRule="atLeast"/>
      </w:pPr>
      <w:r>
        <w:tab/>
      </w:r>
      <w:r>
        <w:rPr>
          <w:rFonts w:hint="eastAsia" w:cs="Times New Roman"/>
        </w:rPr>
        <w:t xml:space="preserve">The final </w:t>
      </w:r>
      <w:r>
        <w:rPr>
          <w:rFonts w:hint="eastAsia" w:cs="Times New Roman"/>
          <w:lang w:val="en-US" w:eastAsia="zh-CN"/>
        </w:rPr>
        <w:t>joint</w:t>
      </w:r>
      <w:r>
        <w:rPr>
          <w:rFonts w:hint="eastAsia" w:cs="Times New Roman"/>
        </w:rPr>
        <w:t xml:space="preserve"> features </w:t>
      </w:r>
      <m:oMath>
        <m:r>
          <m:rPr/>
          <w:rPr>
            <w:rFonts w:ascii="Cambria Math" w:hAnsi="Cambria Math" w:cs="Times New Roman"/>
          </w:rPr>
          <m:t>f</m:t>
        </m:r>
      </m:oMath>
      <w:r>
        <w:rPr>
          <w:rFonts w:hint="eastAsia" w:cs="Times New Roman"/>
        </w:rPr>
        <w:t xml:space="preserve"> first</w:t>
      </w:r>
      <w:r>
        <w:rPr>
          <w:rFonts w:hint="eastAsia" w:cs="Times New Roman"/>
          <w:lang w:val="en-US" w:eastAsia="zh-CN"/>
        </w:rPr>
        <w:t>ly</w:t>
      </w:r>
      <w:r>
        <w:rPr>
          <w:rFonts w:hint="eastAsia" w:cs="Times New Roman"/>
        </w:rPr>
        <w:t xml:space="preserve"> pass through a three-layer fully connected layer, with ReLU activation and BN layers added, and finally through fully connected layer to obtain the </w:t>
      </w:r>
      <w:r>
        <w:rPr>
          <w:rFonts w:hint="eastAsia" w:cs="Times New Roman"/>
          <w:lang w:eastAsia="zh-CN"/>
        </w:rPr>
        <w:t>SAB</w:t>
      </w:r>
      <w:r>
        <w:rPr>
          <w:rFonts w:hint="eastAsia" w:cs="Times New Roman"/>
        </w:rPr>
        <w:t xml:space="preserve"> prediction results.</w:t>
      </w:r>
    </w:p>
    <w:p w14:paraId="5826FD58">
      <w:pPr>
        <w:spacing w:line="400" w:lineRule="atLeast"/>
        <w:ind w:firstLine="420"/>
      </w:pPr>
      <w:r>
        <w:rPr>
          <w:rFonts w:hint="eastAsia" w:cs="Times New Roman"/>
          <w:b/>
          <w:bCs/>
          <w:sz w:val="24"/>
          <w:szCs w:val="22"/>
        </w:rPr>
        <w:t>Implementation steps</w:t>
      </w:r>
      <w:r>
        <w:rPr>
          <w:rFonts w:hint="eastAsia" w:cs="Times New Roman"/>
          <w:b/>
          <w:bCs/>
          <w:sz w:val="24"/>
          <w:szCs w:val="22"/>
          <w:lang w:val="en-US" w:eastAsia="zh-CN"/>
        </w:rPr>
        <w:t xml:space="preserve">. </w:t>
      </w:r>
      <w:r>
        <w:rPr>
          <w:rFonts w:hint="eastAsia"/>
          <w:b w:val="0"/>
          <w:bCs w:val="0"/>
          <w:i/>
          <w:iCs/>
        </w:rPr>
        <w:t>Target characteristic input</w:t>
      </w:r>
      <w:r>
        <w:rPr>
          <w:rFonts w:hint="eastAsia"/>
          <w:b w:val="0"/>
          <w:bCs w:val="0"/>
          <w:i/>
          <w:iCs/>
          <w:lang w:val="en-US" w:eastAsia="zh-CN"/>
        </w:rPr>
        <w:t>.</w:t>
      </w:r>
      <w:r>
        <w:rPr>
          <w:rFonts w:hint="eastAsia"/>
          <w:b/>
          <w:bCs/>
        </w:rPr>
        <w:t xml:space="preserve"> </w:t>
      </w:r>
      <w:r>
        <w:rPr>
          <w:rFonts w:hint="eastAsia"/>
        </w:rPr>
        <w:t xml:space="preserve">We first input the target features to the multi-scale amino acid encoder. The input </w:t>
      </w:r>
      <w:r>
        <w:rPr>
          <w:rFonts w:hint="eastAsia"/>
          <w:lang w:val="en-US" w:eastAsia="zh-CN"/>
        </w:rPr>
        <w:t>of</w:t>
      </w:r>
      <w:r>
        <w:rPr>
          <w:rFonts w:hint="eastAsia"/>
        </w:rPr>
        <w:t xml:space="preserve"> the target is an ASCII string representing the amino acids</w:t>
      </w:r>
      <w:r>
        <w:rPr>
          <w:rFonts w:hint="eastAsia"/>
          <w:lang w:val="en-US" w:eastAsia="zh-CN"/>
        </w:rPr>
        <w:t>.</w:t>
      </w:r>
      <w:r>
        <w:rPr>
          <w:rFonts w:hint="eastAsia"/>
        </w:rPr>
        <w:t xml:space="preserve"> The gene names of the targets were obtained from the UniProt</w:t>
      </w:r>
      <w:r>
        <w:rPr>
          <w:rFonts w:hint="eastAsia"/>
          <w:vertAlign w:val="superscript"/>
        </w:rPr>
        <w:t>[2</w:t>
      </w:r>
      <w:r>
        <w:rPr>
          <w:rFonts w:hint="eastAsia"/>
          <w:vertAlign w:val="superscript"/>
          <w:lang w:val="en-US" w:eastAsia="zh-CN"/>
        </w:rPr>
        <w:t>6</w:t>
      </w:r>
      <w:r>
        <w:rPr>
          <w:rFonts w:hint="eastAsia"/>
          <w:vertAlign w:val="superscript"/>
        </w:rPr>
        <w:t>]</w:t>
      </w:r>
      <w:r>
        <w:rPr>
          <w:rFonts w:hint="eastAsia"/>
        </w:rPr>
        <w:t xml:space="preserve"> database, with each character representing </w:t>
      </w:r>
      <w:r>
        <w:rPr>
          <w:rFonts w:hint="eastAsia"/>
          <w:lang w:val="en-US" w:eastAsia="zh-CN"/>
        </w:rPr>
        <w:t xml:space="preserve">an </w:t>
      </w:r>
      <w:r>
        <w:rPr>
          <w:rFonts w:hint="eastAsia"/>
        </w:rPr>
        <w:t xml:space="preserve">amino acid residue. Each amino acid is encoded </w:t>
      </w:r>
      <w:r>
        <w:rPr>
          <w:rFonts w:hint="eastAsia"/>
          <w:lang w:val="en-US" w:eastAsia="zh-CN"/>
        </w:rPr>
        <w:t xml:space="preserve">to a integer </w:t>
      </w:r>
      <w:r>
        <w:rPr>
          <w:rFonts w:hint="eastAsia"/>
        </w:rPr>
        <w:t xml:space="preserve">based on its alphabetical symbol, e.g., Alanine (A) = 1, Cysteine (C) = 3, Aspartic acid (D) = 4, etc. The sequence of the target protein "AACGFED" be represented as [1126543]. </w:t>
      </w:r>
      <w:r>
        <w:rPr>
          <w:rFonts w:hint="eastAsia"/>
          <w:lang w:val="en-US" w:eastAsia="zh-CN"/>
        </w:rPr>
        <w:t>We use WE</w:t>
      </w:r>
      <w:r>
        <w:rPr>
          <w:rFonts w:hint="eastAsia"/>
          <w:vertAlign w:val="superscript"/>
          <w:lang w:val="en-US" w:eastAsia="zh-CN"/>
        </w:rPr>
        <w:t>[3]</w:t>
      </w:r>
      <w:r>
        <w:rPr>
          <w:rFonts w:hint="eastAsia"/>
          <w:lang w:val="en-US" w:eastAsia="zh-CN"/>
        </w:rPr>
        <w:t xml:space="preserve"> and AAE f</w:t>
      </w:r>
      <w:r>
        <w:rPr>
          <w:rFonts w:hint="eastAsia"/>
        </w:rPr>
        <w:t>or the input features of the target. WE treats the sequence of the target protein as a sentence, with each character in the sentence</w:t>
      </w:r>
      <w:r>
        <w:rPr>
          <w:rFonts w:hint="eastAsia"/>
          <w:lang w:val="en-US" w:eastAsia="zh-CN"/>
        </w:rPr>
        <w:t xml:space="preserve"> </w:t>
      </w:r>
      <w:r>
        <w:rPr>
          <w:rFonts w:hint="eastAsia"/>
        </w:rPr>
        <w:t xml:space="preserve">as a word. The integer-encoded sequence is used </w:t>
      </w:r>
      <w:r>
        <w:rPr>
          <w:rFonts w:hint="eastAsia"/>
          <w:lang w:val="en-US" w:eastAsia="zh-CN"/>
        </w:rPr>
        <w:t xml:space="preserve">as </w:t>
      </w:r>
      <w:r>
        <w:rPr>
          <w:rFonts w:hint="eastAsia"/>
        </w:rPr>
        <w:t xml:space="preserve">the input for the embedding layer, using the "one-hot" encoding rule. The output of the embedding layer is a 128-dimensional vector representation, saved as a pt file. Due to the </w:t>
      </w:r>
      <w:r>
        <w:rPr>
          <w:rFonts w:hint="eastAsia"/>
          <w:lang w:val="en-US" w:eastAsia="zh-CN"/>
        </w:rPr>
        <w:t>different</w:t>
      </w:r>
      <w:r>
        <w:rPr>
          <w:rFonts w:hint="eastAsia"/>
        </w:rPr>
        <w:t xml:space="preserve"> lengths of the data, to reduce computational complexity while retaining enough valid information, a fixed length is set to </w:t>
      </w:r>
      <w:r>
        <w:rPr>
          <w:rFonts w:hint="eastAsia"/>
          <w:lang w:val="en-US" w:eastAsia="zh-CN"/>
        </w:rPr>
        <w:t xml:space="preserve">obtain </w:t>
      </w:r>
      <w:r>
        <w:rPr>
          <w:rFonts w:hint="eastAsia"/>
        </w:rPr>
        <w:t xml:space="preserve">valid representations, which is set to 1000 in the experiment. That is, sequences longer than 1000 are truncated, and shorter </w:t>
      </w:r>
      <w:r>
        <w:rPr>
          <w:rFonts w:hint="eastAsia"/>
          <w:lang w:val="en-US" w:eastAsia="zh-CN"/>
        </w:rPr>
        <w:t xml:space="preserve">ones </w:t>
      </w:r>
      <w:r>
        <w:rPr>
          <w:rFonts w:hint="eastAsia"/>
        </w:rPr>
        <w:t xml:space="preserve">are padded with zeros. Amino acid sequences are typically an ordered arrangement of the 20 amino acids shared by the primary structure. If the sequence is treated </w:t>
      </w:r>
      <w:r>
        <w:rPr>
          <w:rFonts w:hint="eastAsia"/>
          <w:lang w:val="en-US" w:eastAsia="zh-CN"/>
        </w:rPr>
        <w:t xml:space="preserve">as </w:t>
      </w:r>
      <w:r>
        <w:rPr>
          <w:rFonts w:hint="eastAsia"/>
        </w:rPr>
        <w:t xml:space="preserve">a text and three amino acid fragments are </w:t>
      </w:r>
      <w:r>
        <w:rPr>
          <w:rFonts w:hint="eastAsia"/>
          <w:lang w:val="en-US" w:eastAsia="zh-CN"/>
        </w:rPr>
        <w:t>treated</w:t>
      </w:r>
      <w:r>
        <w:rPr>
          <w:rFonts w:hint="eastAsia"/>
        </w:rPr>
        <w:t xml:space="preserve"> as a word, there will be 10,648 (22</w:t>
      </w:r>
      <w:r>
        <w:rPr>
          <w:rFonts w:hint="eastAsia"/>
          <w:sz w:val="24"/>
          <w:vertAlign w:val="superscript"/>
        </w:rPr>
        <w:t>3</w:t>
      </w:r>
      <w:r>
        <w:rPr>
          <w:rFonts w:hint="eastAsia"/>
        </w:rPr>
        <w:t>) different words in the generated</w:t>
      </w:r>
      <w:r>
        <w:rPr>
          <w:rFonts w:hint="eastAsia"/>
          <w:lang w:val="en-US" w:eastAsia="zh-CN"/>
        </w:rPr>
        <w:t xml:space="preserve"> vocabulary</w:t>
      </w:r>
      <w:r>
        <w:rPr>
          <w:rFonts w:hint="eastAsia"/>
        </w:rPr>
        <w:t xml:space="preserve">. The information </w:t>
      </w:r>
      <w:r>
        <w:rPr>
          <w:rFonts w:hint="eastAsia"/>
          <w:lang w:val="en-US" w:eastAsia="zh-CN"/>
        </w:rPr>
        <w:t>contain</w:t>
      </w:r>
      <w:r>
        <w:rPr>
          <w:rFonts w:hint="eastAsia"/>
        </w:rPr>
        <w:t>ed may be far richer than the meaning of the sequence itself. In this case, the extracted target features are too sparse, so AAE will used. Following the method</w:t>
      </w:r>
      <w:r>
        <w:rPr>
          <w:rFonts w:hint="eastAsia"/>
          <w:lang w:val="en-US" w:eastAsia="zh-CN"/>
        </w:rPr>
        <w:t>s</w:t>
      </w:r>
      <w:r>
        <w:rPr>
          <w:rFonts w:hint="eastAsia"/>
        </w:rPr>
        <w:t xml:space="preserve"> of Chen et al.</w:t>
      </w:r>
      <w:r>
        <w:rPr>
          <w:rFonts w:hint="eastAsia"/>
          <w:vertAlign w:val="superscript"/>
        </w:rPr>
        <w:t>[</w:t>
      </w:r>
      <w:r>
        <w:rPr>
          <w:rFonts w:hint="eastAsia"/>
          <w:vertAlign w:val="superscript"/>
          <w:lang w:val="en-US" w:eastAsia="zh-CN"/>
        </w:rPr>
        <w:t>27</w:t>
      </w:r>
      <w:r>
        <w:rPr>
          <w:rFonts w:hint="eastAsia"/>
          <w:vertAlign w:val="superscript"/>
        </w:rPr>
        <w:t>]</w:t>
      </w:r>
      <w:r>
        <w:rPr>
          <w:rFonts w:hint="eastAsia"/>
        </w:rPr>
        <w:t>, 22 amino acids are divided into 6 classes based on their biochemical properties:</w:t>
      </w:r>
      <m:oMath>
        <m:r>
          <m:rPr>
            <m:nor/>
            <m:sty m:val="p"/>
          </m:rPr>
          <w:rPr>
            <w:rFonts w:cs="Times New Roman"/>
            <w:b w:val="0"/>
            <w:i w:val="0"/>
          </w:rPr>
          <m:t>A</m:t>
        </m:r>
        <m:r>
          <m:rPr/>
          <w:rPr>
            <w:rFonts w:ascii="Cambria Math" w:hAnsi="Cambria Math" w:cs="Times New Roman"/>
          </w:rPr>
          <m:t>={</m:t>
        </m:r>
        <m:r>
          <m:rPr>
            <m:nor/>
            <m:sty m:val="p"/>
          </m:rPr>
          <w:rPr>
            <w:rFonts w:cs="Times New Roman"/>
            <w:b w:val="0"/>
            <w:i w:val="0"/>
          </w:rPr>
          <m:t>H</m:t>
        </m:r>
        <m:r>
          <m:rPr/>
          <w:rPr>
            <w:rFonts w:ascii="Cambria Math" w:hAnsi="Cambria Math" w:cs="Times New Roman"/>
          </w:rPr>
          <m:t>,</m:t>
        </m:r>
        <m:r>
          <m:rPr>
            <m:nor/>
            <m:sty m:val="p"/>
          </m:rPr>
          <w:rPr>
            <w:rFonts w:cs="Times New Roman"/>
            <w:b w:val="0"/>
            <w:i w:val="0"/>
          </w:rPr>
          <m:t>R</m:t>
        </m:r>
        <m:r>
          <m:rPr/>
          <w:rPr>
            <w:rFonts w:ascii="Cambria Math" w:hAnsi="Cambria Math" w:cs="Times New Roman"/>
          </w:rPr>
          <m:t>,</m:t>
        </m:r>
        <m:r>
          <m:rPr>
            <m:nor/>
            <m:sty m:val="p"/>
          </m:rPr>
          <w:rPr>
            <w:rFonts w:cs="Times New Roman"/>
            <w:b w:val="0"/>
            <w:i w:val="0"/>
          </w:rPr>
          <m:t>K</m:t>
        </m:r>
        <m:r>
          <m:rPr>
            <m:lit/>
          </m:rPr>
          <w:rPr>
            <w:rFonts w:ascii="Cambria Math" w:hAnsi="Cambria Math" w:cs="Times New Roman"/>
          </w:rPr>
          <m:t>}</m:t>
        </m:r>
      </m:oMath>
      <w:r>
        <w:rPr>
          <w:rFonts w:hint="eastAsia" w:cs="Times New Roman"/>
        </w:rPr>
        <w:t xml:space="preserve">, </w:t>
      </w:r>
      <m:oMath>
        <m:r>
          <m:rPr>
            <m:nor/>
            <m:sty m:val="p"/>
          </m:rPr>
          <w:rPr>
            <w:rFonts w:cs="Times New Roman"/>
            <w:b w:val="0"/>
            <w:i w:val="0"/>
          </w:rPr>
          <m:t>B</m:t>
        </m:r>
        <m:r>
          <m:rPr/>
          <w:rPr>
            <w:rFonts w:ascii="Cambria Math" w:hAnsi="Cambria Math" w:cs="Times New Roman"/>
          </w:rPr>
          <m:t>={</m:t>
        </m:r>
        <m:r>
          <m:rPr>
            <m:nor/>
            <m:sty m:val="p"/>
          </m:rPr>
          <w:rPr>
            <w:rFonts w:cs="Times New Roman"/>
            <w:b w:val="0"/>
            <w:i w:val="0"/>
          </w:rPr>
          <m:t>D</m:t>
        </m:r>
        <m:r>
          <m:rPr/>
          <w:rPr>
            <w:rFonts w:ascii="Cambria Math" w:hAnsi="Cambria Math" w:cs="Times New Roman"/>
          </w:rPr>
          <m:t>,</m:t>
        </m:r>
        <m:r>
          <m:rPr>
            <m:nor/>
            <m:sty m:val="p"/>
          </m:rPr>
          <w:rPr>
            <w:rFonts w:cs="Times New Roman"/>
            <w:b w:val="0"/>
            <w:i w:val="0"/>
          </w:rPr>
          <m:t>E</m:t>
        </m:r>
        <m:r>
          <m:rPr/>
          <w:rPr>
            <w:rFonts w:ascii="Cambria Math" w:hAnsi="Cambria Math" w:cs="Times New Roman"/>
          </w:rPr>
          <m:t>,</m:t>
        </m:r>
        <m:r>
          <m:rPr>
            <m:nor/>
            <m:sty m:val="p"/>
          </m:rPr>
          <w:rPr>
            <w:rFonts w:cs="Times New Roman"/>
            <w:b w:val="0"/>
            <w:i w:val="0"/>
          </w:rPr>
          <m:t>N</m:t>
        </m:r>
        <m:r>
          <m:rPr/>
          <w:rPr>
            <w:rFonts w:ascii="Cambria Math" w:hAnsi="Cambria Math" w:cs="Times New Roman"/>
          </w:rPr>
          <m:t>,</m:t>
        </m:r>
        <m:r>
          <m:rPr>
            <m:nor/>
            <m:sty m:val="p"/>
          </m:rPr>
          <w:rPr>
            <w:rFonts w:cs="Times New Roman"/>
            <w:b w:val="0"/>
            <w:i w:val="0"/>
          </w:rPr>
          <m:t>Q</m:t>
        </m:r>
        <m:r>
          <m:rPr>
            <m:lit/>
          </m:rPr>
          <w:rPr>
            <w:rFonts w:ascii="Cambria Math" w:hAnsi="Cambria Math" w:cs="Times New Roman"/>
          </w:rPr>
          <m:t>}</m:t>
        </m:r>
      </m:oMath>
      <w:r>
        <w:rPr>
          <w:rFonts w:hint="eastAsia" w:cs="Times New Roman"/>
        </w:rPr>
        <w:t xml:space="preserve">, </w:t>
      </w:r>
      <m:oMath>
        <m:r>
          <m:rPr>
            <m:nor/>
            <m:sty m:val="p"/>
          </m:rPr>
          <w:rPr>
            <w:rFonts w:cs="Times New Roman"/>
            <w:b w:val="0"/>
            <w:i w:val="0"/>
          </w:rPr>
          <m:t>C</m:t>
        </m:r>
        <m:r>
          <m:rPr/>
          <w:rPr>
            <w:rFonts w:ascii="Cambria Math" w:hAnsi="Cambria Math" w:cs="Times New Roman"/>
          </w:rPr>
          <m:t>={</m:t>
        </m:r>
        <m:r>
          <m:rPr>
            <m:nor/>
            <m:sty m:val="p"/>
          </m:rPr>
          <w:rPr>
            <w:rFonts w:cs="Times New Roman"/>
            <w:b w:val="0"/>
            <w:i w:val="0"/>
          </w:rPr>
          <m:t>C</m:t>
        </m:r>
        <m:r>
          <m:rPr/>
          <w:rPr>
            <w:rFonts w:ascii="Cambria Math" w:hAnsi="Cambria Math" w:cs="Times New Roman"/>
          </w:rPr>
          <m:t>,</m:t>
        </m:r>
        <m:r>
          <m:rPr>
            <m:nor/>
            <m:sty m:val="p"/>
          </m:rPr>
          <w:rPr>
            <w:rFonts w:cs="Times New Roman"/>
            <w:b w:val="0"/>
            <w:i w:val="0"/>
          </w:rPr>
          <m:t>X</m:t>
        </m:r>
        <m:r>
          <m:rPr>
            <m:lit/>
          </m:rPr>
          <w:rPr>
            <w:rFonts w:ascii="Cambria Math" w:hAnsi="Cambria Math" w:cs="Times New Roman"/>
          </w:rPr>
          <m:t>}</m:t>
        </m:r>
      </m:oMath>
      <w:r>
        <w:rPr>
          <w:rFonts w:hint="eastAsia" w:cs="Times New Roman"/>
        </w:rPr>
        <w:t xml:space="preserve">, </w:t>
      </w:r>
      <m:oMath>
        <m:r>
          <m:rPr>
            <m:nor/>
            <m:sty m:val="p"/>
          </m:rPr>
          <w:rPr>
            <w:rFonts w:cs="Times New Roman"/>
            <w:b w:val="0"/>
            <w:i w:val="0"/>
          </w:rPr>
          <m:t>D</m:t>
        </m:r>
        <m:r>
          <m:rPr/>
          <w:rPr>
            <w:rFonts w:ascii="Cambria Math" w:hAnsi="Cambria Math" w:cs="Times New Roman"/>
          </w:rPr>
          <m:t>={</m:t>
        </m:r>
        <m:r>
          <m:rPr>
            <m:nor/>
            <m:sty m:val="p"/>
          </m:rPr>
          <w:rPr>
            <w:rFonts w:cs="Times New Roman"/>
            <w:b w:val="0"/>
            <w:i w:val="0"/>
          </w:rPr>
          <m:t>S</m:t>
        </m:r>
        <m:r>
          <m:rPr/>
          <w:rPr>
            <w:rFonts w:ascii="Cambria Math" w:hAnsi="Cambria Math" w:cs="Times New Roman"/>
          </w:rPr>
          <m:t>,</m:t>
        </m:r>
        <m:r>
          <m:rPr>
            <m:nor/>
            <m:sty m:val="p"/>
          </m:rPr>
          <w:rPr>
            <w:rFonts w:cs="Times New Roman"/>
            <w:b w:val="0"/>
            <w:i w:val="0"/>
          </w:rPr>
          <m:t>T</m:t>
        </m:r>
        <m:r>
          <m:rPr/>
          <w:rPr>
            <w:rFonts w:ascii="Cambria Math" w:hAnsi="Cambria Math" w:cs="Times New Roman"/>
          </w:rPr>
          <m:t>,</m:t>
        </m:r>
        <m:r>
          <m:rPr>
            <m:nor/>
            <m:sty m:val="p"/>
          </m:rPr>
          <w:rPr>
            <w:rFonts w:cs="Times New Roman"/>
            <w:b w:val="0"/>
            <w:i w:val="0"/>
          </w:rPr>
          <m:t>P</m:t>
        </m:r>
        <m:r>
          <m:rPr/>
          <w:rPr>
            <w:rFonts w:ascii="Cambria Math" w:hAnsi="Cambria Math" w:cs="Times New Roman"/>
          </w:rPr>
          <m:t>,</m:t>
        </m:r>
        <m:r>
          <m:rPr>
            <m:nor/>
            <m:sty m:val="p"/>
          </m:rPr>
          <w:rPr>
            <w:rFonts w:cs="Times New Roman"/>
            <w:b w:val="0"/>
            <w:i w:val="0"/>
          </w:rPr>
          <m:t>A</m:t>
        </m:r>
        <m:r>
          <m:rPr/>
          <w:rPr>
            <w:rFonts w:ascii="Cambria Math" w:hAnsi="Cambria Math" w:cs="Times New Roman"/>
          </w:rPr>
          <m:t>,</m:t>
        </m:r>
        <m:r>
          <m:rPr>
            <m:nor/>
            <m:sty m:val="p"/>
          </m:rPr>
          <w:rPr>
            <w:rFonts w:cs="Times New Roman"/>
            <w:b w:val="0"/>
            <w:i w:val="0"/>
          </w:rPr>
          <m:t>G</m:t>
        </m:r>
        <m:r>
          <m:rPr/>
          <w:rPr>
            <w:rFonts w:ascii="Cambria Math" w:hAnsi="Cambria Math" w:cs="Times New Roman"/>
          </w:rPr>
          <m:t>,</m:t>
        </m:r>
        <m:r>
          <m:rPr>
            <m:nor/>
            <m:sty m:val="p"/>
          </m:rPr>
          <w:rPr>
            <w:rFonts w:cs="Times New Roman"/>
            <w:b w:val="0"/>
            <w:i w:val="0"/>
          </w:rPr>
          <m:t>U</m:t>
        </m:r>
        <m:r>
          <m:rPr>
            <m:lit/>
          </m:rPr>
          <w:rPr>
            <w:rFonts w:ascii="Cambria Math" w:hAnsi="Cambria Math" w:cs="Times New Roman"/>
          </w:rPr>
          <m:t>}</m:t>
        </m:r>
      </m:oMath>
      <w:r>
        <w:rPr>
          <w:rFonts w:hint="eastAsia" w:cs="Times New Roman"/>
        </w:rPr>
        <w:t xml:space="preserve">, </w:t>
      </w:r>
      <m:oMath>
        <m:r>
          <m:rPr>
            <m:nor/>
            <m:sty m:val="p"/>
          </m:rPr>
          <w:rPr>
            <w:rFonts w:cs="Times New Roman"/>
            <w:b w:val="0"/>
            <w:i w:val="0"/>
          </w:rPr>
          <m:t>E</m:t>
        </m:r>
        <m:r>
          <m:rPr/>
          <w:rPr>
            <w:rFonts w:ascii="Cambria Math" w:hAnsi="Cambria Math" w:cs="Times New Roman"/>
          </w:rPr>
          <m:t>={</m:t>
        </m:r>
        <m:r>
          <m:rPr>
            <m:nor/>
            <m:sty m:val="p"/>
          </m:rPr>
          <w:rPr>
            <w:rFonts w:cs="Times New Roman"/>
            <w:b w:val="0"/>
            <w:i w:val="0"/>
          </w:rPr>
          <m:t>M</m:t>
        </m:r>
        <m:r>
          <m:rPr/>
          <w:rPr>
            <w:rFonts w:ascii="Cambria Math" w:hAnsi="Cambria Math" w:cs="Times New Roman"/>
          </w:rPr>
          <m:t>,</m:t>
        </m:r>
        <m:r>
          <m:rPr>
            <m:nor/>
            <m:sty m:val="p"/>
          </m:rPr>
          <w:rPr>
            <w:rFonts w:cs="Times New Roman"/>
            <w:b w:val="0"/>
            <w:i w:val="0"/>
          </w:rPr>
          <m:t>I</m:t>
        </m:r>
        <m:r>
          <m:rPr/>
          <w:rPr>
            <w:rFonts w:ascii="Cambria Math" w:hAnsi="Cambria Math" w:cs="Times New Roman"/>
          </w:rPr>
          <m:t>,</m:t>
        </m:r>
        <m:r>
          <m:rPr>
            <m:nor/>
            <m:sty m:val="p"/>
          </m:rPr>
          <w:rPr>
            <w:rFonts w:cs="Times New Roman"/>
            <w:b w:val="0"/>
            <w:i w:val="0"/>
          </w:rPr>
          <m:t>L</m:t>
        </m:r>
        <m:r>
          <m:rPr/>
          <w:rPr>
            <w:rFonts w:ascii="Cambria Math" w:hAnsi="Cambria Math" w:cs="Times New Roman"/>
          </w:rPr>
          <m:t>,</m:t>
        </m:r>
        <m:r>
          <m:rPr>
            <m:nor/>
            <m:sty m:val="p"/>
          </m:rPr>
          <w:rPr>
            <w:rFonts w:cs="Times New Roman"/>
            <w:b w:val="0"/>
            <w:i w:val="0"/>
          </w:rPr>
          <m:t>V</m:t>
        </m:r>
        <m:r>
          <m:rPr>
            <m:lit/>
          </m:rPr>
          <w:rPr>
            <w:rFonts w:ascii="Cambria Math" w:hAnsi="Cambria Math" w:cs="Times New Roman"/>
          </w:rPr>
          <m:t>}</m:t>
        </m:r>
      </m:oMath>
      <w:r>
        <w:rPr>
          <w:rFonts w:hint="eastAsia" w:cs="Times New Roman"/>
        </w:rPr>
        <w:t>,</w:t>
      </w:r>
      <w:r>
        <w:rPr>
          <w:rFonts w:cs="Times New Roman"/>
        </w:rPr>
        <w:t xml:space="preserve"> </w:t>
      </w:r>
      <m:oMath>
        <m:r>
          <m:rPr>
            <m:nor/>
            <m:sty m:val="p"/>
          </m:rPr>
          <w:rPr>
            <w:rFonts w:cs="Times New Roman"/>
            <w:b w:val="0"/>
            <w:i w:val="0"/>
          </w:rPr>
          <m:t>F</m:t>
        </m:r>
        <m:r>
          <m:rPr/>
          <w:rPr>
            <w:rFonts w:ascii="Cambria Math" w:hAnsi="Cambria Math" w:cs="Times New Roman"/>
          </w:rPr>
          <m:t>={</m:t>
        </m:r>
        <m:r>
          <m:rPr>
            <m:nor/>
            <m:sty m:val="p"/>
          </m:rPr>
          <w:rPr>
            <w:rFonts w:cs="Times New Roman"/>
            <w:b w:val="0"/>
            <w:i w:val="0"/>
          </w:rPr>
          <m:t>F</m:t>
        </m:r>
        <m:r>
          <m:rPr/>
          <w:rPr>
            <w:rFonts w:ascii="Cambria Math" w:hAnsi="Cambria Math" w:cs="Times New Roman"/>
          </w:rPr>
          <m:t>,</m:t>
        </m:r>
        <m:r>
          <m:rPr>
            <m:nor/>
            <m:sty m:val="p"/>
          </m:rPr>
          <w:rPr>
            <w:rFonts w:cs="Times New Roman"/>
            <w:b w:val="0"/>
            <w:i w:val="0"/>
          </w:rPr>
          <m:t>Y</m:t>
        </m:r>
        <m:r>
          <m:rPr/>
          <w:rPr>
            <w:rFonts w:ascii="Cambria Math" w:hAnsi="Cambria Math" w:cs="Times New Roman"/>
          </w:rPr>
          <m:t>,</m:t>
        </m:r>
        <m:r>
          <m:rPr>
            <m:nor/>
            <m:sty m:val="p"/>
          </m:rPr>
          <w:rPr>
            <w:rFonts w:cs="Times New Roman"/>
            <w:b w:val="0"/>
            <w:i w:val="0"/>
          </w:rPr>
          <m:t>W</m:t>
        </m:r>
        <m:r>
          <m:rPr>
            <m:lit/>
          </m:rPr>
          <w:rPr>
            <w:rFonts w:ascii="Cambria Math" w:hAnsi="Cambria Math" w:cs="Times New Roman"/>
          </w:rPr>
          <m:t>}</m:t>
        </m:r>
      </m:oMath>
      <w:r>
        <w:rPr>
          <w:rFonts w:hint="eastAsia"/>
        </w:rPr>
        <w:t>. The number of words is compressed to 216 (6</w:t>
      </w:r>
      <w:r>
        <w:rPr>
          <w:rFonts w:hint="eastAsia"/>
          <w:sz w:val="24"/>
          <w:vertAlign w:val="superscript"/>
        </w:rPr>
        <w:t>3</w:t>
      </w:r>
      <w:r>
        <w:rPr>
          <w:rFonts w:hint="eastAsia"/>
        </w:rPr>
        <w:t>), reducing the redundancy of protein features. For example, the sequence 'MSPLNQSAEGLPQEASNRSLN' can be converted to 'EDDEBBDDBDEDBBDDBADEB'.</w:t>
      </w:r>
    </w:p>
    <w:p w14:paraId="6AD20CBB">
      <w:pPr>
        <w:spacing w:line="400" w:lineRule="atLeast"/>
        <w:ind w:firstLine="420"/>
        <w:rPr>
          <w:szCs w:val="32"/>
        </w:rPr>
      </w:pPr>
      <w:r>
        <w:rPr>
          <w:rFonts w:hint="eastAsia"/>
          <w:b w:val="0"/>
          <w:bCs w:val="0"/>
          <w:i/>
          <w:iCs/>
        </w:rPr>
        <w:t>Drug feature input</w:t>
      </w:r>
      <w:r>
        <w:rPr>
          <w:rFonts w:hint="eastAsia"/>
          <w:b w:val="0"/>
          <w:bCs w:val="0"/>
          <w:i/>
          <w:iCs/>
          <w:lang w:val="en-US" w:eastAsia="zh-CN"/>
        </w:rPr>
        <w:t>.</w:t>
      </w:r>
      <w:r>
        <w:rPr>
          <w:rFonts w:hint="eastAsia"/>
          <w:b/>
          <w:bCs/>
        </w:rPr>
        <w:t xml:space="preserve"> </w:t>
      </w:r>
      <w:r>
        <w:rPr>
          <w:rFonts w:hint="eastAsia"/>
        </w:rPr>
        <w:t xml:space="preserve">First, the sequence data of drugs collected from the database is in the form of SMILES, a simplified notation for chemical molecular formulas. </w:t>
      </w:r>
      <w:r>
        <w:rPr>
          <w:rFonts w:hint="eastAsia"/>
          <w:lang w:val="en-US" w:eastAsia="zh-CN"/>
        </w:rPr>
        <w:t>It   transforms t</w:t>
      </w:r>
      <w:r>
        <w:rPr>
          <w:rFonts w:hint="eastAsia"/>
        </w:rPr>
        <w:t>he chemical structure of molecules into one-dimensional strings through ASCII characters, which is very convenient for various molecular editors to read. The next important step is to use RDKit 2021.03.2</w:t>
      </w:r>
      <w:r>
        <w:rPr>
          <w:rFonts w:hint="eastAsia"/>
          <w:vertAlign w:val="superscript"/>
        </w:rPr>
        <w:t>[</w:t>
      </w:r>
      <w:r>
        <w:rPr>
          <w:rFonts w:hint="eastAsia"/>
          <w:vertAlign w:val="superscript"/>
          <w:lang w:val="en-US" w:eastAsia="zh-CN"/>
        </w:rPr>
        <w:t>2</w:t>
      </w:r>
      <w:r>
        <w:rPr>
          <w:rFonts w:hint="eastAsia"/>
          <w:vertAlign w:val="superscript"/>
        </w:rPr>
        <w:t>]</w:t>
      </w:r>
      <w:r>
        <w:rPr>
          <w:rFonts w:hint="eastAsia"/>
        </w:rPr>
        <w:t xml:space="preserve"> software package based on Python to convert the SMILES strings into matrix representations of molecular (spatial topological structures). RDKit is an open-source toolkit for cheminformatics, used for</w:t>
      </w:r>
      <w:r>
        <w:rPr>
          <w:rFonts w:hint="eastAsia"/>
          <w:lang w:val="en-US" w:eastAsia="zh-CN"/>
        </w:rPr>
        <w:t xml:space="preserve"> </w:t>
      </w:r>
      <w:r>
        <w:rPr>
          <w:rFonts w:hint="eastAsia"/>
        </w:rPr>
        <w:t>fingerprint generation,</w:t>
      </w:r>
      <w:r>
        <w:rPr>
          <w:rFonts w:hint="eastAsia"/>
          <w:lang w:val="en-US" w:eastAsia="zh-CN"/>
        </w:rPr>
        <w:t xml:space="preserve"> </w:t>
      </w:r>
      <w:r>
        <w:rPr>
          <w:rFonts w:hint="eastAsia"/>
        </w:rPr>
        <w:t>descriptor generation of drugs</w:t>
      </w:r>
      <w:r>
        <w:rPr>
          <w:rFonts w:hint="eastAsia"/>
          <w:lang w:val="en-US" w:eastAsia="zh-CN"/>
        </w:rPr>
        <w:t>, etc.</w:t>
      </w:r>
      <w:r>
        <w:rPr>
          <w:rFonts w:hint="eastAsia"/>
        </w:rPr>
        <w:t xml:space="preserve">. </w:t>
      </w:r>
      <w:r>
        <w:rPr>
          <w:rFonts w:hint="eastAsia"/>
          <w:szCs w:val="32"/>
        </w:rPr>
        <w:t>SMILES are encoded as molecular graphs G = (V, E) via RDKit and DeepChem</w:t>
      </w:r>
      <w:r>
        <w:rPr>
          <w:rFonts w:hint="eastAsia"/>
          <w:szCs w:val="32"/>
          <w:vertAlign w:val="superscript"/>
        </w:rPr>
        <w:t>[2</w:t>
      </w:r>
      <w:r>
        <w:rPr>
          <w:rFonts w:hint="eastAsia"/>
          <w:szCs w:val="32"/>
          <w:vertAlign w:val="superscript"/>
          <w:lang w:val="en-US" w:eastAsia="zh-CN"/>
        </w:rPr>
        <w:t>8</w:t>
      </w:r>
      <w:r>
        <w:rPr>
          <w:rFonts w:hint="eastAsia"/>
          <w:szCs w:val="32"/>
          <w:vertAlign w:val="superscript"/>
        </w:rPr>
        <w:t>]</w:t>
      </w:r>
      <w:r>
        <w:rPr>
          <w:rFonts w:hint="eastAsia"/>
          <w:szCs w:val="32"/>
        </w:rPr>
        <w:t>, where V represents set of atoms in a drug</w:t>
      </w:r>
      <w:r>
        <w:rPr>
          <w:rFonts w:hint="eastAsia"/>
          <w:szCs w:val="32"/>
          <w:lang w:val="en-US" w:eastAsia="zh-CN"/>
        </w:rPr>
        <w:t>,</w:t>
      </w:r>
      <w:r>
        <w:rPr>
          <w:rFonts w:hint="eastAsia"/>
          <w:szCs w:val="32"/>
        </w:rPr>
        <w:t xml:space="preserve"> with each atom represented by a feature vector </w:t>
      </w:r>
      <w:r>
        <w:rPr>
          <w:rFonts w:cs="Times New Roman"/>
          <w:szCs w:val="32"/>
        </w:rPr>
        <w:t>(F</w:t>
      </w:r>
      <w:r>
        <w:rPr>
          <w:rFonts w:cs="Times New Roman"/>
          <w:szCs w:val="32"/>
          <w:vertAlign w:val="subscript"/>
        </w:rPr>
        <w:t>[i]</w:t>
      </w:r>
      <w:r>
        <w:rPr>
          <w:rFonts w:cs="Times New Roman"/>
          <w:szCs w:val="32"/>
        </w:rPr>
        <w:t xml:space="preserve">, V </w:t>
      </w:r>
      <w:r>
        <w:rPr>
          <w:rFonts w:hint="eastAsia" w:ascii="宋体" w:hAnsi="宋体" w:cs="宋体"/>
          <w:szCs w:val="32"/>
        </w:rPr>
        <w:t>∈</w:t>
      </w:r>
      <w:r>
        <w:rPr>
          <w:rFonts w:cs="Times New Roman"/>
          <w:szCs w:val="32"/>
        </w:rPr>
        <w:t xml:space="preserve"> {i</w:t>
      </w:r>
      <w:r>
        <w:rPr>
          <w:rFonts w:cs="Times New Roman"/>
          <w:szCs w:val="32"/>
          <w:vertAlign w:val="subscript"/>
        </w:rPr>
        <w:t>1</w:t>
      </w:r>
      <w:r>
        <w:rPr>
          <w:rFonts w:cs="Times New Roman"/>
          <w:szCs w:val="32"/>
        </w:rPr>
        <w:t>, i</w:t>
      </w:r>
      <w:r>
        <w:rPr>
          <w:rFonts w:cs="Times New Roman"/>
          <w:szCs w:val="32"/>
          <w:vertAlign w:val="subscript"/>
        </w:rPr>
        <w:t>2</w:t>
      </w:r>
      <w:r>
        <w:rPr>
          <w:rFonts w:cs="Times New Roman"/>
          <w:szCs w:val="32"/>
        </w:rPr>
        <w:t>...i</w:t>
      </w:r>
      <w:r>
        <w:rPr>
          <w:rFonts w:cs="Times New Roman"/>
          <w:szCs w:val="32"/>
          <w:vertAlign w:val="subscript"/>
        </w:rPr>
        <w:t>n</w:t>
      </w:r>
      <w:r>
        <w:rPr>
          <w:rFonts w:cs="Times New Roman"/>
          <w:szCs w:val="32"/>
        </w:rPr>
        <w:t>})</w:t>
      </w:r>
      <w:r>
        <w:rPr>
          <w:rFonts w:hint="eastAsia"/>
          <w:szCs w:val="32"/>
        </w:rPr>
        <w:t xml:space="preserve"> </w:t>
      </w:r>
      <w:r>
        <w:rPr>
          <w:rFonts w:hint="eastAsia"/>
          <w:szCs w:val="32"/>
          <w:lang w:val="en-US" w:eastAsia="zh-CN"/>
        </w:rPr>
        <w:t>which</w:t>
      </w:r>
      <w:r>
        <w:rPr>
          <w:rFonts w:hint="eastAsia"/>
          <w:szCs w:val="32"/>
        </w:rPr>
        <w:t xml:space="preserve"> stores all atom features within each molecular graph as an atom feature matrix F. This feature vector is composed of five features, namely atom type, atom degree (the sum of</w:t>
      </w:r>
      <w:r>
        <w:rPr>
          <w:rFonts w:hint="eastAsia"/>
          <w:szCs w:val="32"/>
          <w:lang w:val="en-US" w:eastAsia="zh-CN"/>
        </w:rPr>
        <w:t xml:space="preserve"> </w:t>
      </w:r>
      <w:r>
        <w:rPr>
          <w:rFonts w:hint="eastAsia"/>
          <w:szCs w:val="32"/>
        </w:rPr>
        <w:t>neighbor and hydrogen</w:t>
      </w:r>
      <w:r>
        <w:rPr>
          <w:rFonts w:hint="default"/>
          <w:szCs w:val="32"/>
          <w:lang w:val="en-US" w:eastAsia="zh-CN"/>
        </w:rPr>
        <w:t>’</w:t>
      </w:r>
      <w:r>
        <w:rPr>
          <w:rFonts w:hint="eastAsia"/>
          <w:szCs w:val="32"/>
          <w:lang w:val="en-US" w:eastAsia="zh-CN"/>
        </w:rPr>
        <w:t xml:space="preserve"> numbers</w:t>
      </w:r>
      <w:r>
        <w:rPr>
          <w:rFonts w:hint="eastAsia"/>
          <w:szCs w:val="32"/>
        </w:rPr>
        <w:t xml:space="preserve"> bonded to the atom), total number of hydrogen, atomic implicit value, and whether the atom is aromatic.</w:t>
      </w:r>
      <w:r>
        <w:rPr>
          <w:rFonts w:hint="eastAsia"/>
          <w:szCs w:val="32"/>
          <w:lang w:val="en-US" w:eastAsia="zh-CN"/>
        </w:rPr>
        <w:t xml:space="preserve"> </w:t>
      </w:r>
      <w:r>
        <w:rPr>
          <w:rFonts w:hint="eastAsia"/>
          <w:szCs w:val="32"/>
        </w:rPr>
        <w:t xml:space="preserve">Algorithm </w:t>
      </w:r>
      <w:r>
        <w:rPr>
          <w:rFonts w:hint="eastAsia"/>
          <w:szCs w:val="32"/>
          <w:lang w:val="en-US" w:eastAsia="zh-CN"/>
        </w:rPr>
        <w:t xml:space="preserve">1 </w:t>
      </w:r>
      <w:r>
        <w:rPr>
          <w:rFonts w:hint="eastAsia"/>
          <w:szCs w:val="32"/>
        </w:rPr>
        <w:t xml:space="preserve">shows the specific operations of the algorithm for converting SMILES to molecular graphs. E is represented as the bonds of a drug that indicates the dependency relationships between each of atoms, and is stored </w:t>
      </w:r>
      <w:r>
        <w:rPr>
          <w:rFonts w:hint="eastAsia"/>
          <w:szCs w:val="32"/>
          <w:lang w:val="en-US" w:eastAsia="zh-CN"/>
        </w:rPr>
        <w:t>in</w:t>
      </w:r>
      <w:r>
        <w:rPr>
          <w:rFonts w:hint="eastAsia"/>
          <w:szCs w:val="32"/>
        </w:rPr>
        <w:t xml:space="preserve"> an adjacency matrix </w:t>
      </w:r>
      <w:r>
        <w:rPr>
          <w:rFonts w:cs="Times New Roman"/>
          <w:szCs w:val="32"/>
        </w:rPr>
        <w:t>A(U</w:t>
      </w:r>
      <w:r>
        <w:rPr>
          <w:rFonts w:cs="Times New Roman"/>
          <w:szCs w:val="32"/>
          <w:vertAlign w:val="subscript"/>
        </w:rPr>
        <w:t>[i]</w:t>
      </w:r>
      <w:r>
        <w:rPr>
          <w:rFonts w:cs="Times New Roman"/>
          <w:szCs w:val="32"/>
        </w:rPr>
        <w:t>, V</w:t>
      </w:r>
      <w:r>
        <w:rPr>
          <w:rFonts w:cs="Times New Roman"/>
          <w:szCs w:val="32"/>
          <w:vertAlign w:val="subscript"/>
        </w:rPr>
        <w:t>[i]</w:t>
      </w:r>
      <w:r>
        <w:rPr>
          <w:rFonts w:cs="Times New Roman"/>
          <w:szCs w:val="32"/>
        </w:rPr>
        <w:t>)</w:t>
      </w:r>
      <w:r>
        <w:rPr>
          <w:rFonts w:hint="eastAsia"/>
          <w:szCs w:val="32"/>
        </w:rPr>
        <w:t xml:space="preserve">. These structural descriptors are encoded using the </w:t>
      </w:r>
      <w:r>
        <w:rPr>
          <w:rFonts w:hint="default"/>
          <w:szCs w:val="32"/>
          <w:lang w:val="en-US" w:eastAsia="zh-CN"/>
        </w:rPr>
        <w:t>“</w:t>
      </w:r>
      <w:r>
        <w:rPr>
          <w:rFonts w:hint="eastAsia"/>
          <w:szCs w:val="32"/>
        </w:rPr>
        <w:t>one-hot</w:t>
      </w:r>
      <w:r>
        <w:rPr>
          <w:rFonts w:hint="default"/>
          <w:szCs w:val="32"/>
          <w:lang w:val="en-US" w:eastAsia="zh-CN"/>
        </w:rPr>
        <w:t>”</w:t>
      </w:r>
      <w:r>
        <w:rPr>
          <w:rFonts w:hint="eastAsia"/>
          <w:szCs w:val="32"/>
        </w:rPr>
        <w:t xml:space="preserve"> encoding rule, and encoded structural information is used as input for feature extraction in neural networks. The computation process is shown in formula 1</w:t>
      </w:r>
      <w:r>
        <w:rPr>
          <w:rFonts w:hint="eastAsia"/>
          <w:szCs w:val="32"/>
          <w:lang w:val="en-US" w:eastAsia="zh-CN"/>
        </w:rPr>
        <w:t>6</w:t>
      </w:r>
      <w:r>
        <w:rPr>
          <w:rFonts w:hint="eastAsia"/>
          <w:szCs w:val="32"/>
        </w:rPr>
        <w:t>, where the one-hot encoding for atoms calculated as follows:</w:t>
      </w:r>
    </w:p>
    <w:p w14:paraId="6783AA46">
      <w:pPr>
        <w:spacing w:line="400" w:lineRule="atLeast"/>
        <w:ind w:firstLine="420"/>
        <w:rPr>
          <w:rFonts w:hAnsi="Cambria Math"/>
          <w:i w:val="0"/>
          <w:szCs w:val="32"/>
        </w:rPr>
      </w:pPr>
      <m:oMathPara>
        <m:oMathParaPr>
          <m:jc m:val="right"/>
        </m:oMathParaPr>
        <m:oMath>
          <m:eqArr>
            <m:eqArrPr>
              <m:maxDist m:val="1"/>
              <m:ctrlPr>
                <w:rPr>
                  <w:rFonts w:ascii="Cambria Math" w:hAnsi="Cambria Math"/>
                  <w:i/>
                  <w:szCs w:val="32"/>
                </w:rPr>
              </m:ctrlPr>
            </m:eqArrPr>
            <m:e>
              <m:sSup>
                <m:sSupPr>
                  <m:ctrlPr>
                    <w:rPr>
                      <w:rFonts w:ascii="Cambria Math" w:hAnsi="Cambria Math"/>
                      <w:i/>
                      <w:szCs w:val="32"/>
                    </w:rPr>
                  </m:ctrlPr>
                </m:sSupPr>
                <m:e>
                  <m:r>
                    <m:rPr/>
                    <w:rPr>
                      <w:rFonts w:ascii="Cambria Math" w:hAnsi="Cambria Math"/>
                      <w:szCs w:val="32"/>
                    </w:rPr>
                    <m:t>V</m:t>
                  </m:r>
                  <m:ctrlPr>
                    <w:rPr>
                      <w:rFonts w:ascii="Cambria Math" w:hAnsi="Cambria Math"/>
                      <w:i/>
                      <w:szCs w:val="32"/>
                    </w:rPr>
                  </m:ctrlPr>
                </m:e>
                <m:sup>
                  <m:r>
                    <m:rPr>
                      <m:sty m:val="p"/>
                    </m:rPr>
                    <w:rPr>
                      <w:rFonts w:hint="eastAsia" w:ascii="Cambria Math" w:hAnsi="Cambria Math"/>
                      <w:szCs w:val="32"/>
                    </w:rPr>
                    <m:t>'</m:t>
                  </m:r>
                  <m:ctrlPr>
                    <w:rPr>
                      <w:rFonts w:ascii="Cambria Math" w:hAnsi="Cambria Math"/>
                      <w:i/>
                      <w:szCs w:val="32"/>
                    </w:rPr>
                  </m:ctrlPr>
                </m:sup>
              </m:sSup>
              <m:r>
                <m:rPr/>
                <w:rPr>
                  <w:rFonts w:ascii="Cambria Math" w:hAnsi="Cambria Math"/>
                  <w:szCs w:val="32"/>
                </w:rPr>
                <m:t>=</m:t>
              </m:r>
              <m:f>
                <m:fPr>
                  <m:ctrlPr>
                    <w:rPr>
                      <w:rFonts w:ascii="Cambria Math" w:hAnsi="Cambria Math"/>
                      <w:szCs w:val="32"/>
                    </w:rPr>
                  </m:ctrlPr>
                </m:fPr>
                <m:num>
                  <m:r>
                    <m:rPr/>
                    <w:rPr>
                      <w:rFonts w:ascii="Cambria Math" w:hAnsi="Cambria Math"/>
                      <w:szCs w:val="32"/>
                    </w:rPr>
                    <m:t>V</m:t>
                  </m:r>
                  <m:ctrlPr>
                    <w:rPr>
                      <w:rFonts w:ascii="Cambria Math" w:hAnsi="Cambria Math"/>
                      <w:i/>
                      <w:szCs w:val="32"/>
                    </w:rPr>
                  </m:ctrlPr>
                </m:num>
                <m:den>
                  <m:nary>
                    <m:naryPr>
                      <m:chr m:val="∑"/>
                      <m:subHide m:val="1"/>
                      <m:supHide m:val="1"/>
                      <m:ctrlPr>
                        <w:rPr>
                          <w:rFonts w:ascii="Cambria Math" w:hAnsi="Cambria Math"/>
                          <w:szCs w:val="32"/>
                        </w:rPr>
                      </m:ctrlPr>
                    </m:naryPr>
                    <m:sub>
                      <m:ctrlPr>
                        <w:rPr>
                          <w:rFonts w:ascii="Cambria Math" w:hAnsi="Cambria Math"/>
                          <w:i/>
                          <w:szCs w:val="32"/>
                        </w:rPr>
                      </m:ctrlPr>
                    </m:sub>
                    <m:sup>
                      <m:ctrlPr>
                        <w:rPr>
                          <w:rFonts w:ascii="Cambria Math" w:hAnsi="Cambria Math"/>
                          <w:i/>
                          <w:szCs w:val="32"/>
                        </w:rPr>
                      </m:ctrlPr>
                    </m:sup>
                    <m:e>
                      <m:r>
                        <m:rPr/>
                        <w:rPr>
                          <w:rFonts w:ascii="Cambria Math" w:hAnsi="Cambria Math"/>
                          <w:szCs w:val="32"/>
                        </w:rPr>
                        <m:t>V</m:t>
                      </m:r>
                      <m:ctrlPr>
                        <w:rPr>
                          <w:rFonts w:ascii="Cambria Math" w:hAnsi="Cambria Math"/>
                          <w:i/>
                          <w:szCs w:val="32"/>
                        </w:rPr>
                      </m:ctrlPr>
                    </m:e>
                  </m:nary>
                  <m:ctrlPr>
                    <w:rPr>
                      <w:rFonts w:ascii="Cambria Math" w:hAnsi="Cambria Math"/>
                      <w:i/>
                      <w:szCs w:val="32"/>
                    </w:rPr>
                  </m:ctrlPr>
                </m:den>
              </m:f>
              <m:r>
                <m:rPr/>
                <w:rPr>
                  <w:rFonts w:hint="default" w:ascii="Cambria Math" w:hAnsi="Cambria Math"/>
                  <w:szCs w:val="32"/>
                  <w:lang w:val="en-US" w:eastAsia="zh-CN"/>
                </w:rPr>
                <m:t xml:space="preserve">                                                                   </m:t>
              </m:r>
              <m:d>
                <m:dPr>
                  <m:begChr m:val="（"/>
                  <m:endChr m:val="）"/>
                  <m:ctrlPr>
                    <w:rPr>
                      <w:rFonts w:ascii="Cambria Math" w:hAnsi="Cambria Math"/>
                      <w:i/>
                      <w:szCs w:val="32"/>
                    </w:rPr>
                  </m:ctrlPr>
                </m:dPr>
                <m:e>
                  <m:r>
                    <m:rPr/>
                    <w:rPr>
                      <w:rFonts w:hint="eastAsia" w:ascii="Cambria Math" w:hAnsi="Cambria Math"/>
                      <w:szCs w:val="32"/>
                    </w:rPr>
                    <m:t>1</m:t>
                  </m:r>
                  <m:r>
                    <m:rPr/>
                    <w:rPr>
                      <w:rFonts w:hint="default" w:ascii="Cambria Math" w:hAnsi="Cambria Math"/>
                      <w:szCs w:val="32"/>
                      <w:lang w:val="en-US" w:eastAsia="zh-CN"/>
                    </w:rPr>
                    <m:t>6</m:t>
                  </m:r>
                  <m:ctrlPr>
                    <w:rPr>
                      <w:rFonts w:ascii="Cambria Math" w:hAnsi="Cambria Math"/>
                      <w:i/>
                      <w:szCs w:val="32"/>
                    </w:rPr>
                  </m:ctrlPr>
                </m:e>
              </m:d>
              <m:ctrlPr>
                <w:rPr>
                  <w:rFonts w:ascii="Cambria Math" w:hAnsi="Cambria Math"/>
                  <w:i/>
                  <w:szCs w:val="32"/>
                </w:rPr>
              </m:ctrlPr>
            </m:e>
          </m:eqArr>
        </m:oMath>
      </m:oMathPara>
    </w:p>
    <w:p w14:paraId="738B2291">
      <w:pPr>
        <w:spacing w:line="400" w:lineRule="atLeast"/>
        <w:rPr>
          <w:rFonts w:cs="Times New Roman"/>
          <w:kern w:val="0"/>
          <w:sz w:val="21"/>
          <w:szCs w:val="24"/>
          <w:vertAlign w:val="superscript"/>
        </w:rPr>
      </w:pPr>
      <w:r>
        <w:rPr>
          <w:rFonts w:hint="eastAsia" w:eastAsia="黑体" w:cs="Times New Roman"/>
          <w:b/>
          <w:bCs/>
          <w:sz w:val="21"/>
          <w:szCs w:val="21"/>
        </w:rPr>
        <w:t xml:space="preserve">Algorithm </w:t>
      </w:r>
      <w:r>
        <w:rPr>
          <w:rFonts w:hint="eastAsia" w:eastAsia="黑体" w:cs="Times New Roman"/>
          <w:b/>
          <w:bCs/>
          <w:sz w:val="21"/>
          <w:szCs w:val="21"/>
          <w:lang w:val="en-US" w:eastAsia="zh-CN"/>
        </w:rPr>
        <w:t>1. C</w:t>
      </w:r>
      <w:r>
        <w:rPr>
          <w:rFonts w:hint="eastAsia" w:eastAsia="黑体" w:cs="Times New Roman"/>
          <w:b/>
          <w:bCs/>
          <w:sz w:val="21"/>
          <w:szCs w:val="21"/>
        </w:rPr>
        <w:t>onverting SMILES into molecular graphs</w:t>
      </w:r>
    </w:p>
    <w:tbl>
      <w:tblPr>
        <w:tblStyle w:val="20"/>
        <w:tblW w:w="8576"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76"/>
      </w:tblGrid>
      <w:tr w14:paraId="61F7F00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trHeight w:val="567" w:hRule="atLeast"/>
          <w:jc w:val="center"/>
        </w:trPr>
        <w:tc>
          <w:tcPr>
            <w:tcW w:w="8576" w:type="dxa"/>
            <w:tcBorders>
              <w:top w:val="nil"/>
              <w:left w:val="nil"/>
              <w:bottom w:val="nil"/>
              <w:right w:val="nil"/>
              <w:insideV w:val="nil"/>
              <w:tl2br w:val="nil"/>
              <w:tr2bl w:val="nil"/>
            </w:tcBorders>
          </w:tcPr>
          <w:p w14:paraId="3BBA17CD">
            <w:pPr>
              <w:pBdr>
                <w:bottom w:val="single" w:color="auto" w:sz="6" w:space="1"/>
              </w:pBdr>
              <w:spacing w:line="400" w:lineRule="atLeast"/>
              <w:rPr>
                <w:b/>
                <w:bCs/>
                <w:szCs w:val="32"/>
              </w:rPr>
            </w:pPr>
            <w:commentRangeStart w:id="4"/>
            <w:r>
              <w:rPr>
                <w:rFonts w:hint="eastAsia"/>
                <w:b/>
                <w:bCs/>
                <w:szCs w:val="32"/>
              </w:rPr>
              <w:t xml:space="preserve">Input: </w:t>
            </w:r>
            <w:r>
              <w:rPr>
                <w:rFonts w:hint="eastAsia"/>
                <w:szCs w:val="32"/>
              </w:rPr>
              <w:t xml:space="preserve">SMILES sequence S </w:t>
            </w:r>
          </w:p>
          <w:p w14:paraId="6D2FE884">
            <w:pPr>
              <w:pBdr>
                <w:bottom w:val="single" w:color="auto" w:sz="6" w:space="1"/>
              </w:pBdr>
              <w:spacing w:line="400" w:lineRule="atLeast"/>
              <w:rPr>
                <w:szCs w:val="32"/>
              </w:rPr>
            </w:pPr>
            <w:r>
              <w:rPr>
                <w:rFonts w:hint="eastAsia"/>
                <w:b/>
                <w:bCs/>
                <w:szCs w:val="32"/>
              </w:rPr>
              <w:t xml:space="preserve">Output: </w:t>
            </w:r>
            <w:r>
              <w:rPr>
                <w:rFonts w:hint="eastAsia"/>
                <w:szCs w:val="32"/>
              </w:rPr>
              <w:t>Atom count C, set of atom feature vectors F, and adjacency matrix E of undirected graph</w:t>
            </w:r>
          </w:p>
        </w:tc>
      </w:tr>
      <w:tr w14:paraId="14C5870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8576" w:type="dxa"/>
          </w:tcPr>
          <w:p w14:paraId="7FBF77D5">
            <w:pPr>
              <w:spacing w:line="400" w:lineRule="atLeast"/>
              <w:rPr>
                <w:szCs w:val="32"/>
              </w:rPr>
            </w:pPr>
            <w:r>
              <w:rPr>
                <w:rFonts w:hint="eastAsia"/>
                <w:szCs w:val="32"/>
              </w:rPr>
              <w:t>Start</w:t>
            </w:r>
          </w:p>
          <w:p w14:paraId="6F6510ED">
            <w:pPr>
              <w:spacing w:line="400" w:lineRule="atLeast"/>
              <w:ind w:firstLine="480" w:firstLineChars="200"/>
              <w:rPr>
                <w:szCs w:val="32"/>
              </w:rPr>
            </w:pPr>
            <w:r>
              <w:rPr>
                <w:rFonts w:hint="eastAsia"/>
                <w:szCs w:val="32"/>
              </w:rPr>
              <w:t xml:space="preserve">Based on S, </w:t>
            </w:r>
            <w:r>
              <w:rPr>
                <w:rFonts w:hint="eastAsia"/>
                <w:szCs w:val="32"/>
                <w:lang w:val="en-US" w:eastAsia="zh-CN"/>
              </w:rPr>
              <w:t xml:space="preserve">get </w:t>
            </w:r>
            <w:r>
              <w:rPr>
                <w:rFonts w:hint="eastAsia"/>
                <w:szCs w:val="32"/>
              </w:rPr>
              <w:t>the corresponding chemical structure mol through the MolFromSmiles() function;</w:t>
            </w:r>
          </w:p>
          <w:p w14:paraId="13473954">
            <w:pPr>
              <w:tabs>
                <w:tab w:val="left" w:pos="429"/>
              </w:tabs>
              <w:spacing w:line="400" w:lineRule="atLeast"/>
              <w:ind w:firstLine="480" w:firstLineChars="200"/>
              <w:rPr>
                <w:szCs w:val="32"/>
              </w:rPr>
            </w:pPr>
            <w:r>
              <w:rPr>
                <w:rFonts w:hint="eastAsia"/>
                <w:szCs w:val="32"/>
              </w:rPr>
              <w:t>Get the value of C through the function GetNumAtoms() b</w:t>
            </w:r>
            <w:r>
              <w:rPr>
                <w:rFonts w:hint="eastAsia"/>
                <w:szCs w:val="32"/>
                <w:lang w:val="en-US" w:eastAsia="zh-CN"/>
              </w:rPr>
              <w:t>ased on</w:t>
            </w:r>
            <w:r>
              <w:rPr>
                <w:rFonts w:hint="eastAsia"/>
                <w:szCs w:val="32"/>
              </w:rPr>
              <w:t xml:space="preserve"> mol</w:t>
            </w:r>
            <w:r>
              <w:rPr>
                <w:rFonts w:ascii="Cambria Math" w:hAnsi="Cambria Math"/>
                <w:i/>
                <w:szCs w:val="32"/>
              </w:rPr>
              <w:t xml:space="preserve"> </w:t>
            </w:r>
            <w:r>
              <w:rPr>
                <w:rFonts w:hint="eastAsia"/>
                <w:szCs w:val="32"/>
              </w:rPr>
              <w:t>;</w:t>
            </w:r>
          </w:p>
          <w:p w14:paraId="2E6F0E47">
            <w:pPr>
              <w:tabs>
                <w:tab w:val="left" w:pos="429"/>
              </w:tabs>
              <w:spacing w:line="400" w:lineRule="atLeast"/>
              <w:ind w:firstLine="480" w:firstLineChars="200"/>
              <w:rPr>
                <w:szCs w:val="32"/>
              </w:rPr>
            </w:pPr>
            <w:r>
              <w:rPr>
                <w:rFonts w:hint="eastAsia"/>
                <w:szCs w:val="32"/>
              </w:rPr>
              <w:t xml:space="preserve">Based on mol, </w:t>
            </w:r>
            <w:r>
              <w:rPr>
                <w:rFonts w:hint="eastAsia"/>
                <w:szCs w:val="32"/>
                <w:lang w:val="en-US" w:eastAsia="zh-CN"/>
              </w:rPr>
              <w:t xml:space="preserve">get </w:t>
            </w:r>
            <w:r>
              <w:rPr>
                <w:rFonts w:hint="eastAsia"/>
                <w:szCs w:val="32"/>
              </w:rPr>
              <w:t xml:space="preserve">the set of atoms </w:t>
            </w:r>
            <m:oMath>
              <m:sSub>
                <m:sSubPr>
                  <m:ctrlPr>
                    <w:rPr>
                      <w:rFonts w:ascii="Cambria Math" w:hAnsi="Cambria Math"/>
                      <w:i/>
                      <w:szCs w:val="32"/>
                    </w:rPr>
                  </m:ctrlPr>
                </m:sSubPr>
                <m:e>
                  <m:r>
                    <m:rPr/>
                    <w:rPr>
                      <w:rFonts w:ascii="Cambria Math" w:hAnsi="Cambria Math"/>
                      <w:szCs w:val="32"/>
                    </w:rPr>
                    <m:t>A</m:t>
                  </m:r>
                  <m:ctrlPr>
                    <w:rPr>
                      <w:rFonts w:ascii="Cambria Math" w:hAnsi="Cambria Math"/>
                      <w:i/>
                      <w:szCs w:val="32"/>
                    </w:rPr>
                  </m:ctrlPr>
                </m:e>
                <m:sub>
                  <m:r>
                    <m:rPr/>
                    <w:rPr>
                      <w:rFonts w:hint="eastAsia" w:ascii="Cambria Math" w:hAnsi="Cambria Math"/>
                      <w:szCs w:val="32"/>
                    </w:rPr>
                    <m:t>set</m:t>
                  </m:r>
                  <m:ctrlPr>
                    <w:rPr>
                      <w:rFonts w:ascii="Cambria Math" w:hAnsi="Cambria Math"/>
                      <w:i/>
                      <w:szCs w:val="32"/>
                    </w:rPr>
                  </m:ctrlPr>
                </m:sub>
              </m:sSub>
            </m:oMath>
            <w:r>
              <w:rPr>
                <w:rFonts w:ascii="Cambria Math" w:hAnsi="Cambria Math"/>
                <w:szCs w:val="32"/>
              </w:rPr>
              <w:t xml:space="preserve"> </w:t>
            </w:r>
            <w:r>
              <w:rPr>
                <w:szCs w:val="32"/>
              </w:rPr>
              <w:t>=</w:t>
            </w:r>
            <w:r>
              <w:rPr>
                <w:rFonts w:hint="eastAsia"/>
                <w:szCs w:val="32"/>
                <w:lang w:val="en-US" w:eastAsia="zh-CN"/>
              </w:rPr>
              <w:t xml:space="preserve"> </w:t>
            </w:r>
            <w:r>
              <w:rPr>
                <w:rFonts w:hint="eastAsia"/>
                <w:szCs w:val="32"/>
              </w:rPr>
              <w:t>[</w:t>
            </w:r>
            <w:r>
              <w:rPr>
                <w:rFonts w:ascii="Cambria Math" w:hAnsi="Cambria Math"/>
                <w:i/>
                <w:szCs w:val="32"/>
                <w:vertAlign w:val="superscript"/>
              </w:rPr>
              <w:t xml:space="preserve"> </w:t>
            </w:r>
            <m:oMath>
              <m:sSup>
                <m:sSupPr>
                  <m:ctrlPr>
                    <w:rPr>
                      <w:rFonts w:ascii="Cambria Math" w:hAnsi="Cambria Math"/>
                      <w:i/>
                      <w:szCs w:val="32"/>
                      <w:vertAlign w:val="superscript"/>
                    </w:rPr>
                  </m:ctrlPr>
                </m:sSupPr>
                <m:e>
                  <m:r>
                    <m:rPr/>
                    <w:rPr>
                      <w:rFonts w:hint="eastAsia" w:ascii="Cambria Math" w:hAnsi="Cambria Math"/>
                      <w:szCs w:val="32"/>
                      <w:vertAlign w:val="superscript"/>
                    </w:rPr>
                    <m:t>α</m:t>
                  </m:r>
                  <m:ctrlPr>
                    <w:rPr>
                      <w:rFonts w:ascii="Cambria Math" w:hAnsi="Cambria Math"/>
                      <w:i/>
                      <w:szCs w:val="32"/>
                      <w:vertAlign w:val="superscript"/>
                    </w:rPr>
                  </m:ctrlPr>
                </m:e>
                <m:sup>
                  <m:d>
                    <m:dPr>
                      <m:begChr m:val="（"/>
                      <m:endChr m:val="）"/>
                      <m:ctrlPr>
                        <w:rPr>
                          <w:rFonts w:ascii="Cambria Math" w:hAnsi="Cambria Math"/>
                          <w:i/>
                          <w:szCs w:val="32"/>
                          <w:vertAlign w:val="superscript"/>
                        </w:rPr>
                      </m:ctrlPr>
                    </m:dPr>
                    <m:e>
                      <m:r>
                        <m:rPr/>
                        <w:rPr>
                          <w:rFonts w:ascii="Cambria Math" w:hAnsi="Cambria Math"/>
                          <w:szCs w:val="32"/>
                          <w:vertAlign w:val="superscript"/>
                        </w:rPr>
                        <m:t>1</m:t>
                      </m:r>
                      <m:ctrlPr>
                        <w:rPr>
                          <w:rFonts w:ascii="Cambria Math" w:hAnsi="Cambria Math"/>
                          <w:i/>
                          <w:szCs w:val="32"/>
                          <w:vertAlign w:val="superscript"/>
                        </w:rPr>
                      </m:ctrlPr>
                    </m:e>
                  </m:d>
                  <m:ctrlPr>
                    <w:rPr>
                      <w:rFonts w:ascii="Cambria Math" w:hAnsi="Cambria Math"/>
                      <w:i/>
                      <w:szCs w:val="32"/>
                      <w:vertAlign w:val="superscript"/>
                    </w:rPr>
                  </m:ctrlPr>
                </m:sup>
              </m:sSup>
            </m:oMath>
            <w:r>
              <w:rPr>
                <w:szCs w:val="32"/>
              </w:rPr>
              <w:t>,</w:t>
            </w:r>
            <w:r>
              <w:rPr>
                <w:rFonts w:hint="eastAsia"/>
                <w:szCs w:val="32"/>
              </w:rPr>
              <w:t xml:space="preserve"> </w:t>
            </w:r>
            <m:oMath>
              <m:sSup>
                <m:sSupPr>
                  <m:ctrlPr>
                    <w:rPr>
                      <w:rFonts w:ascii="Cambria Math" w:hAnsi="Cambria Math"/>
                      <w:i/>
                      <w:szCs w:val="32"/>
                      <w:vertAlign w:val="superscript"/>
                    </w:rPr>
                  </m:ctrlPr>
                </m:sSupPr>
                <m:e>
                  <m:r>
                    <m:rPr/>
                    <w:rPr>
                      <w:rFonts w:hint="eastAsia" w:ascii="Cambria Math" w:hAnsi="Cambria Math"/>
                      <w:szCs w:val="32"/>
                      <w:vertAlign w:val="superscript"/>
                    </w:rPr>
                    <m:t>α</m:t>
                  </m:r>
                  <m:ctrlPr>
                    <w:rPr>
                      <w:rFonts w:ascii="Cambria Math" w:hAnsi="Cambria Math"/>
                      <w:i/>
                      <w:szCs w:val="32"/>
                      <w:vertAlign w:val="superscript"/>
                    </w:rPr>
                  </m:ctrlPr>
                </m:e>
                <m:sup>
                  <m:d>
                    <m:dPr>
                      <m:begChr m:val="（"/>
                      <m:endChr m:val="）"/>
                      <m:ctrlPr>
                        <w:rPr>
                          <w:rFonts w:ascii="Cambria Math" w:hAnsi="Cambria Math"/>
                          <w:i/>
                          <w:szCs w:val="32"/>
                          <w:vertAlign w:val="superscript"/>
                        </w:rPr>
                      </m:ctrlPr>
                    </m:dPr>
                    <m:e>
                      <m:r>
                        <m:rPr/>
                        <w:rPr>
                          <w:rFonts w:ascii="Cambria Math" w:hAnsi="Cambria Math"/>
                          <w:szCs w:val="32"/>
                          <w:vertAlign w:val="superscript"/>
                        </w:rPr>
                        <m:t>2</m:t>
                      </m:r>
                      <m:ctrlPr>
                        <w:rPr>
                          <w:rFonts w:ascii="Cambria Math" w:hAnsi="Cambria Math"/>
                          <w:i/>
                          <w:szCs w:val="32"/>
                          <w:vertAlign w:val="superscript"/>
                        </w:rPr>
                      </m:ctrlPr>
                    </m:e>
                  </m:d>
                  <m:ctrlPr>
                    <w:rPr>
                      <w:rFonts w:ascii="Cambria Math" w:hAnsi="Cambria Math"/>
                      <w:i/>
                      <w:szCs w:val="32"/>
                      <w:vertAlign w:val="superscript"/>
                    </w:rPr>
                  </m:ctrlPr>
                </m:sup>
              </m:sSup>
            </m:oMath>
            <w:r>
              <w:rPr>
                <w:szCs w:val="32"/>
              </w:rPr>
              <w:t>,…,</w:t>
            </w:r>
            <w:r>
              <w:rPr>
                <w:rFonts w:hint="eastAsia"/>
                <w:szCs w:val="32"/>
              </w:rPr>
              <w:t xml:space="preserve"> </w:t>
            </w:r>
            <m:oMath>
              <m:sSup>
                <m:sSupPr>
                  <m:ctrlPr>
                    <w:rPr>
                      <w:rFonts w:ascii="Cambria Math" w:hAnsi="Cambria Math"/>
                      <w:i/>
                      <w:szCs w:val="32"/>
                      <w:vertAlign w:val="superscript"/>
                    </w:rPr>
                  </m:ctrlPr>
                </m:sSupPr>
                <m:e>
                  <m:r>
                    <m:rPr/>
                    <w:rPr>
                      <w:rFonts w:hint="eastAsia" w:ascii="Cambria Math" w:hAnsi="Cambria Math"/>
                      <w:szCs w:val="32"/>
                      <w:vertAlign w:val="superscript"/>
                    </w:rPr>
                    <m:t>α</m:t>
                  </m:r>
                  <m:ctrlPr>
                    <w:rPr>
                      <w:rFonts w:ascii="Cambria Math" w:hAnsi="Cambria Math"/>
                      <w:i/>
                      <w:szCs w:val="32"/>
                      <w:vertAlign w:val="superscript"/>
                    </w:rPr>
                  </m:ctrlPr>
                </m:e>
                <m:sup>
                  <m:d>
                    <m:dPr>
                      <m:begChr m:val="（"/>
                      <m:endChr m:val="）"/>
                      <m:ctrlPr>
                        <w:rPr>
                          <w:rFonts w:ascii="Cambria Math" w:hAnsi="Cambria Math"/>
                          <w:i/>
                          <w:szCs w:val="32"/>
                          <w:vertAlign w:val="superscript"/>
                        </w:rPr>
                      </m:ctrlPr>
                    </m:dPr>
                    <m:e>
                      <m:r>
                        <m:rPr/>
                        <w:rPr>
                          <w:rFonts w:hint="eastAsia" w:ascii="Cambria Math" w:hAnsi="Cambria Math"/>
                          <w:szCs w:val="32"/>
                          <w:vertAlign w:val="superscript"/>
                        </w:rPr>
                        <m:t>n</m:t>
                      </m:r>
                      <m:ctrlPr>
                        <w:rPr>
                          <w:rFonts w:ascii="Cambria Math" w:hAnsi="Cambria Math"/>
                          <w:i/>
                          <w:szCs w:val="32"/>
                          <w:vertAlign w:val="superscript"/>
                        </w:rPr>
                      </m:ctrlPr>
                    </m:e>
                  </m:d>
                  <m:ctrlPr>
                    <w:rPr>
                      <w:rFonts w:ascii="Cambria Math" w:hAnsi="Cambria Math"/>
                      <w:i/>
                      <w:szCs w:val="32"/>
                      <w:vertAlign w:val="superscript"/>
                    </w:rPr>
                  </m:ctrlPr>
                </m:sup>
              </m:sSup>
            </m:oMath>
            <w:r>
              <w:rPr>
                <w:szCs w:val="32"/>
              </w:rPr>
              <w:t>]</w:t>
            </w:r>
            <w:r>
              <w:rPr>
                <w:rFonts w:hint="eastAsia"/>
                <w:szCs w:val="32"/>
              </w:rPr>
              <w:t xml:space="preserve"> through the function Get Atoms();</w:t>
            </w:r>
          </w:p>
          <w:p w14:paraId="75838D8F">
            <w:pPr>
              <w:tabs>
                <w:tab w:val="left" w:pos="429"/>
              </w:tabs>
              <w:spacing w:line="400" w:lineRule="atLeast"/>
              <w:ind w:firstLine="480" w:firstLineChars="200"/>
              <w:rPr>
                <w:szCs w:val="32"/>
              </w:rPr>
            </w:pPr>
            <w:r>
              <w:rPr>
                <w:rFonts w:hint="eastAsia"/>
                <w:szCs w:val="32"/>
              </w:rPr>
              <w:t>F</w:t>
            </w:r>
            <w:r>
              <w:rPr>
                <w:szCs w:val="32"/>
              </w:rPr>
              <w:t>or</w:t>
            </w:r>
            <w:r>
              <w:rPr>
                <w:rFonts w:hint="eastAsia"/>
                <w:szCs w:val="32"/>
              </w:rPr>
              <w:t xml:space="preserve"> each atom </w:t>
            </w:r>
            <m:oMath>
              <m:sSup>
                <m:sSupPr>
                  <m:ctrlPr>
                    <w:rPr>
                      <w:rFonts w:ascii="Cambria Math" w:hAnsi="Cambria Math"/>
                      <w:i/>
                      <w:szCs w:val="32"/>
                      <w:vertAlign w:val="superscript"/>
                    </w:rPr>
                  </m:ctrlPr>
                </m:sSupPr>
                <m:e>
                  <m:r>
                    <m:rPr/>
                    <w:rPr>
                      <w:rFonts w:hint="eastAsia" w:ascii="Cambria Math" w:hAnsi="Cambria Math"/>
                      <w:szCs w:val="32"/>
                      <w:vertAlign w:val="superscript"/>
                    </w:rPr>
                    <m:t>α</m:t>
                  </m:r>
                  <m:ctrlPr>
                    <w:rPr>
                      <w:rFonts w:ascii="Cambria Math" w:hAnsi="Cambria Math"/>
                      <w:i/>
                      <w:szCs w:val="32"/>
                      <w:vertAlign w:val="superscript"/>
                    </w:rPr>
                  </m:ctrlPr>
                </m:e>
                <m:sup>
                  <m:r>
                    <m:rPr/>
                    <w:rPr>
                      <w:rFonts w:hint="eastAsia" w:ascii="Cambria Math" w:hAnsi="Cambria Math"/>
                      <w:szCs w:val="32"/>
                      <w:vertAlign w:val="superscript"/>
                    </w:rPr>
                    <m:t>i</m:t>
                  </m:r>
                  <m:ctrlPr>
                    <w:rPr>
                      <w:rFonts w:ascii="Cambria Math" w:hAnsi="Cambria Math"/>
                      <w:i/>
                      <w:szCs w:val="32"/>
                      <w:vertAlign w:val="superscript"/>
                    </w:rPr>
                  </m:ctrlPr>
                </m:sup>
              </m:sSup>
            </m:oMath>
            <w:r>
              <w:rPr>
                <w:szCs w:val="32"/>
              </w:rPr>
              <w:t xml:space="preserve"> </w:t>
            </w:r>
            <w:r>
              <w:rPr>
                <w:rFonts w:hint="eastAsia"/>
                <w:szCs w:val="32"/>
              </w:rPr>
              <w:t>in</w:t>
            </w:r>
            <w:r>
              <w:rPr>
                <w:szCs w:val="32"/>
              </w:rPr>
              <w:t xml:space="preserve"> </w:t>
            </w:r>
            <m:oMath>
              <m:sSub>
                <m:sSubPr>
                  <m:ctrlPr>
                    <w:rPr>
                      <w:rFonts w:ascii="Cambria Math" w:hAnsi="Cambria Math"/>
                      <w:i/>
                      <w:szCs w:val="32"/>
                    </w:rPr>
                  </m:ctrlPr>
                </m:sSubPr>
                <m:e>
                  <m:r>
                    <m:rPr/>
                    <w:rPr>
                      <w:rFonts w:ascii="Cambria Math" w:hAnsi="Cambria Math"/>
                      <w:szCs w:val="32"/>
                    </w:rPr>
                    <m:t>A</m:t>
                  </m:r>
                  <m:ctrlPr>
                    <w:rPr>
                      <w:rFonts w:ascii="Cambria Math" w:hAnsi="Cambria Math"/>
                      <w:i/>
                      <w:szCs w:val="32"/>
                    </w:rPr>
                  </m:ctrlPr>
                </m:e>
                <m:sub>
                  <m:r>
                    <m:rPr/>
                    <w:rPr>
                      <w:rFonts w:hint="eastAsia" w:ascii="Cambria Math" w:hAnsi="Cambria Math"/>
                      <w:szCs w:val="32"/>
                    </w:rPr>
                    <m:t>set</m:t>
                  </m:r>
                  <m:ctrlPr>
                    <w:rPr>
                      <w:rFonts w:ascii="Cambria Math" w:hAnsi="Cambria Math"/>
                      <w:i/>
                      <w:szCs w:val="32"/>
                    </w:rPr>
                  </m:ctrlPr>
                </m:sub>
              </m:sSub>
            </m:oMath>
            <w:r>
              <w:rPr>
                <w:szCs w:val="32"/>
              </w:rPr>
              <w:t xml:space="preserve"> </w:t>
            </w:r>
            <w:r>
              <w:rPr>
                <w:rFonts w:hint="eastAsia"/>
                <w:szCs w:val="32"/>
              </w:rPr>
              <w:t>do</w:t>
            </w:r>
          </w:p>
          <w:p w14:paraId="52DAA9FF">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Though the function Get</w:t>
            </w:r>
            <w:r>
              <w:rPr>
                <w:szCs w:val="32"/>
              </w:rPr>
              <w:t>S</w:t>
            </w:r>
            <w:r>
              <w:rPr>
                <w:rFonts w:hint="eastAsia"/>
                <w:szCs w:val="32"/>
              </w:rPr>
              <w:t>ymbol(</w:t>
            </w:r>
            <w:r>
              <w:rPr>
                <w:szCs w:val="32"/>
              </w:rPr>
              <w:t>)</w:t>
            </w:r>
            <w:r>
              <w:rPr>
                <w:rFonts w:hint="eastAsia"/>
                <w:szCs w:val="32"/>
              </w:rPr>
              <w:t xml:space="preserve">, get the atomic symbol </w:t>
            </w:r>
            <m:oMath>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1</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hAnsi="Cambria Math"/>
                <w:szCs w:val="32"/>
              </w:rPr>
              <w:t>of</w:t>
            </w:r>
            <w:r>
              <w:rPr>
                <w:rFonts w:hint="eastAsia"/>
                <w:szCs w:val="32"/>
              </w:rPr>
              <w:t xml:space="preserve"> </w:t>
            </w:r>
            <m:oMath>
              <m:sSup>
                <m:sSupPr>
                  <m:ctrlPr>
                    <w:rPr>
                      <w:rFonts w:ascii="Cambria Math" w:hAnsi="Cambria Math"/>
                      <w:i/>
                      <w:szCs w:val="32"/>
                      <w:vertAlign w:val="superscript"/>
                    </w:rPr>
                  </m:ctrlPr>
                </m:sSupPr>
                <m:e>
                  <m:r>
                    <m:rPr/>
                    <w:rPr>
                      <w:rFonts w:hint="eastAsia" w:ascii="Cambria Math" w:hAnsi="Cambria Math"/>
                      <w:szCs w:val="32"/>
                      <w:vertAlign w:val="superscript"/>
                    </w:rPr>
                    <m:t>α</m:t>
                  </m:r>
                  <m:ctrlPr>
                    <w:rPr>
                      <w:rFonts w:ascii="Cambria Math" w:hAnsi="Cambria Math"/>
                      <w:i/>
                      <w:szCs w:val="32"/>
                      <w:vertAlign w:val="superscript"/>
                    </w:rPr>
                  </m:ctrlPr>
                </m:e>
                <m:sup>
                  <m:r>
                    <m:rPr/>
                    <w:rPr>
                      <w:rFonts w:hint="eastAsia" w:ascii="Cambria Math" w:hAnsi="Cambria Math"/>
                      <w:szCs w:val="32"/>
                      <w:vertAlign w:val="superscript"/>
                    </w:rPr>
                    <m:t>i</m:t>
                  </m:r>
                  <m:ctrlPr>
                    <w:rPr>
                      <w:rFonts w:ascii="Cambria Math" w:hAnsi="Cambria Math"/>
                      <w:i/>
                      <w:szCs w:val="32"/>
                      <w:vertAlign w:val="superscript"/>
                    </w:rPr>
                  </m:ctrlPr>
                </m:sup>
              </m:sSup>
            </m:oMath>
            <w:r>
              <w:rPr>
                <w:rFonts w:hint="eastAsia"/>
                <w:szCs w:val="32"/>
              </w:rPr>
              <w:t>;</w:t>
            </w:r>
          </w:p>
          <w:p w14:paraId="29B89001">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Though the function Get</w:t>
            </w:r>
            <w:r>
              <w:rPr>
                <w:szCs w:val="32"/>
              </w:rPr>
              <w:t>D</w:t>
            </w:r>
            <w:r>
              <w:rPr>
                <w:rFonts w:hint="eastAsia"/>
                <w:szCs w:val="32"/>
              </w:rPr>
              <w:t>egree(</w:t>
            </w:r>
            <w:r>
              <w:rPr>
                <w:szCs w:val="32"/>
              </w:rPr>
              <w:t>)</w:t>
            </w:r>
            <w:r>
              <w:rPr>
                <w:rFonts w:hint="eastAsia"/>
                <w:szCs w:val="32"/>
              </w:rPr>
              <w:t xml:space="preserve">, get the atomicity </w:t>
            </w:r>
            <m:oMath>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2</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szCs w:val="32"/>
              </w:rPr>
              <w:t xml:space="preserve">of </w:t>
            </w:r>
            <m:oMath>
              <m:sSup>
                <m:sSupPr>
                  <m:ctrlPr>
                    <w:rPr>
                      <w:rFonts w:ascii="Cambria Math" w:hAnsi="Cambria Math"/>
                      <w:i/>
                      <w:szCs w:val="32"/>
                      <w:vertAlign w:val="superscript"/>
                    </w:rPr>
                  </m:ctrlPr>
                </m:sSupPr>
                <m:e>
                  <m:r>
                    <m:rPr/>
                    <w:rPr>
                      <w:rFonts w:hint="eastAsia" w:ascii="Cambria Math" w:hAnsi="Cambria Math"/>
                      <w:szCs w:val="32"/>
                      <w:vertAlign w:val="superscript"/>
                    </w:rPr>
                    <m:t>α</m:t>
                  </m:r>
                  <m:ctrlPr>
                    <w:rPr>
                      <w:rFonts w:ascii="Cambria Math" w:hAnsi="Cambria Math"/>
                      <w:i/>
                      <w:szCs w:val="32"/>
                      <w:vertAlign w:val="superscript"/>
                    </w:rPr>
                  </m:ctrlPr>
                </m:e>
                <m:sup>
                  <m:r>
                    <m:rPr/>
                    <w:rPr>
                      <w:rFonts w:hint="eastAsia" w:ascii="Cambria Math" w:hAnsi="Cambria Math"/>
                      <w:szCs w:val="32"/>
                      <w:vertAlign w:val="superscript"/>
                    </w:rPr>
                    <m:t>i</m:t>
                  </m:r>
                  <m:ctrlPr>
                    <w:rPr>
                      <w:rFonts w:ascii="Cambria Math" w:hAnsi="Cambria Math"/>
                      <w:i/>
                      <w:szCs w:val="32"/>
                      <w:vertAlign w:val="superscript"/>
                    </w:rPr>
                  </m:ctrlPr>
                </m:sup>
              </m:sSup>
            </m:oMath>
            <w:r>
              <w:rPr>
                <w:rFonts w:hint="eastAsia"/>
                <w:szCs w:val="32"/>
              </w:rPr>
              <w:t>;</w:t>
            </w:r>
          </w:p>
          <w:p w14:paraId="28792D36">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Though the function Get</w:t>
            </w:r>
            <w:r>
              <w:rPr>
                <w:szCs w:val="32"/>
              </w:rPr>
              <w:t>T</w:t>
            </w:r>
            <w:r>
              <w:rPr>
                <w:rFonts w:hint="eastAsia"/>
                <w:szCs w:val="32"/>
              </w:rPr>
              <w:t>otal</w:t>
            </w:r>
            <w:r>
              <w:rPr>
                <w:szCs w:val="32"/>
              </w:rPr>
              <w:t>N</w:t>
            </w:r>
            <w:r>
              <w:rPr>
                <w:rFonts w:hint="eastAsia"/>
                <w:szCs w:val="32"/>
              </w:rPr>
              <w:t>um</w:t>
            </w:r>
            <w:r>
              <w:rPr>
                <w:szCs w:val="32"/>
              </w:rPr>
              <w:t>H</w:t>
            </w:r>
            <w:r>
              <w:rPr>
                <w:rFonts w:hint="eastAsia"/>
                <w:szCs w:val="32"/>
              </w:rPr>
              <w:t>s(</w:t>
            </w:r>
            <w:r>
              <w:rPr>
                <w:szCs w:val="32"/>
              </w:rPr>
              <w:t>)</w:t>
            </w:r>
            <w:r>
              <w:rPr>
                <w:rFonts w:hint="eastAsia"/>
                <w:szCs w:val="32"/>
              </w:rPr>
              <w:t xml:space="preserve">, get the total hydrogen content </w:t>
            </w:r>
            <m:oMath>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3</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szCs w:val="32"/>
              </w:rPr>
              <w:t xml:space="preserve">of </w:t>
            </w:r>
            <m:oMath>
              <m:sSup>
                <m:sSupPr>
                  <m:ctrlPr>
                    <w:rPr>
                      <w:rFonts w:ascii="Cambria Math" w:hAnsi="Cambria Math"/>
                      <w:i/>
                      <w:szCs w:val="32"/>
                      <w:vertAlign w:val="superscript"/>
                    </w:rPr>
                  </m:ctrlPr>
                </m:sSupPr>
                <m:e>
                  <m:r>
                    <m:rPr/>
                    <w:rPr>
                      <w:rFonts w:hint="eastAsia" w:ascii="Cambria Math" w:hAnsi="Cambria Math"/>
                      <w:szCs w:val="32"/>
                      <w:vertAlign w:val="superscript"/>
                    </w:rPr>
                    <m:t>α</m:t>
                  </m:r>
                  <m:ctrlPr>
                    <w:rPr>
                      <w:rFonts w:ascii="Cambria Math" w:hAnsi="Cambria Math"/>
                      <w:i/>
                      <w:szCs w:val="32"/>
                      <w:vertAlign w:val="superscript"/>
                    </w:rPr>
                  </m:ctrlPr>
                </m:e>
                <m:sup>
                  <m:r>
                    <m:rPr/>
                    <w:rPr>
                      <w:rFonts w:hint="eastAsia" w:ascii="Cambria Math" w:hAnsi="Cambria Math"/>
                      <w:szCs w:val="32"/>
                      <w:vertAlign w:val="superscript"/>
                    </w:rPr>
                    <m:t>i</m:t>
                  </m:r>
                  <m:ctrlPr>
                    <w:rPr>
                      <w:rFonts w:ascii="Cambria Math" w:hAnsi="Cambria Math"/>
                      <w:i/>
                      <w:szCs w:val="32"/>
                      <w:vertAlign w:val="superscript"/>
                    </w:rPr>
                  </m:ctrlPr>
                </m:sup>
              </m:sSup>
            </m:oMath>
            <w:r>
              <w:rPr>
                <w:rFonts w:hint="eastAsia"/>
                <w:szCs w:val="32"/>
              </w:rPr>
              <w:t>;</w:t>
            </w:r>
          </w:p>
          <w:p w14:paraId="4BC848F5">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Though the function Get</w:t>
            </w:r>
            <w:r>
              <w:rPr>
                <w:szCs w:val="32"/>
              </w:rPr>
              <w:t>I</w:t>
            </w:r>
            <w:r>
              <w:rPr>
                <w:rFonts w:hint="eastAsia"/>
                <w:szCs w:val="32"/>
              </w:rPr>
              <w:t>mplicit</w:t>
            </w:r>
            <w:r>
              <w:rPr>
                <w:szCs w:val="32"/>
              </w:rPr>
              <w:t>V</w:t>
            </w:r>
            <w:r>
              <w:rPr>
                <w:rFonts w:hint="eastAsia"/>
                <w:szCs w:val="32"/>
              </w:rPr>
              <w:t>alence(</w:t>
            </w:r>
            <w:r>
              <w:rPr>
                <w:szCs w:val="32"/>
              </w:rPr>
              <w:t>)</w:t>
            </w:r>
            <w:r>
              <w:rPr>
                <w:rFonts w:hint="eastAsia"/>
                <w:szCs w:val="32"/>
              </w:rPr>
              <w:t xml:space="preserve">，get Atomic implicit value </w:t>
            </w:r>
            <m:oMath>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4</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szCs w:val="32"/>
              </w:rPr>
              <w:t xml:space="preserve">of </w:t>
            </w:r>
            <m:oMath>
              <m:sSup>
                <m:sSupPr>
                  <m:ctrlPr>
                    <w:rPr>
                      <w:rFonts w:ascii="Cambria Math" w:hAnsi="Cambria Math"/>
                      <w:i/>
                      <w:szCs w:val="32"/>
                      <w:vertAlign w:val="superscript"/>
                    </w:rPr>
                  </m:ctrlPr>
                </m:sSupPr>
                <m:e>
                  <m:r>
                    <m:rPr/>
                    <w:rPr>
                      <w:rFonts w:hint="eastAsia" w:ascii="Cambria Math" w:hAnsi="Cambria Math"/>
                      <w:szCs w:val="32"/>
                      <w:vertAlign w:val="superscript"/>
                    </w:rPr>
                    <m:t>α</m:t>
                  </m:r>
                  <m:ctrlPr>
                    <w:rPr>
                      <w:rFonts w:ascii="Cambria Math" w:hAnsi="Cambria Math"/>
                      <w:i/>
                      <w:szCs w:val="32"/>
                      <w:vertAlign w:val="superscript"/>
                    </w:rPr>
                  </m:ctrlPr>
                </m:e>
                <m:sup>
                  <m:r>
                    <m:rPr/>
                    <w:rPr>
                      <w:rFonts w:hint="eastAsia" w:ascii="Cambria Math" w:hAnsi="Cambria Math"/>
                      <w:szCs w:val="32"/>
                      <w:vertAlign w:val="superscript"/>
                    </w:rPr>
                    <m:t>i</m:t>
                  </m:r>
                  <m:ctrlPr>
                    <w:rPr>
                      <w:rFonts w:ascii="Cambria Math" w:hAnsi="Cambria Math"/>
                      <w:i/>
                      <w:szCs w:val="32"/>
                      <w:vertAlign w:val="superscript"/>
                    </w:rPr>
                  </m:ctrlPr>
                </m:sup>
              </m:sSup>
            </m:oMath>
            <w:r>
              <w:rPr>
                <w:rFonts w:hint="eastAsia"/>
                <w:szCs w:val="32"/>
              </w:rPr>
              <w:t>;</w:t>
            </w:r>
          </w:p>
          <w:p w14:paraId="5DA3BEC3">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if</w:t>
            </w:r>
            <w:r>
              <w:rPr>
                <w:szCs w:val="32"/>
              </w:rPr>
              <w:t xml:space="preserve"> </w:t>
            </w:r>
            <m:oMath>
              <m:sSup>
                <m:sSupPr>
                  <m:ctrlPr>
                    <w:rPr>
                      <w:rFonts w:ascii="Cambria Math" w:hAnsi="Cambria Math"/>
                      <w:i/>
                      <w:szCs w:val="32"/>
                      <w:vertAlign w:val="superscript"/>
                    </w:rPr>
                  </m:ctrlPr>
                </m:sSupPr>
                <m:e>
                  <m:r>
                    <m:rPr/>
                    <w:rPr>
                      <w:rFonts w:hint="eastAsia" w:ascii="Cambria Math" w:hAnsi="Cambria Math"/>
                      <w:szCs w:val="32"/>
                      <w:vertAlign w:val="superscript"/>
                    </w:rPr>
                    <m:t>α</m:t>
                  </m:r>
                  <m:ctrlPr>
                    <w:rPr>
                      <w:rFonts w:ascii="Cambria Math" w:hAnsi="Cambria Math"/>
                      <w:i/>
                      <w:szCs w:val="32"/>
                      <w:vertAlign w:val="superscript"/>
                    </w:rPr>
                  </m:ctrlPr>
                </m:e>
                <m:sup>
                  <m:r>
                    <m:rPr/>
                    <w:rPr>
                      <w:rFonts w:hint="eastAsia" w:ascii="Cambria Math" w:hAnsi="Cambria Math"/>
                      <w:szCs w:val="32"/>
                      <w:vertAlign w:val="superscript"/>
                    </w:rPr>
                    <m:t>i</m:t>
                  </m:r>
                  <m:ctrlPr>
                    <w:rPr>
                      <w:rFonts w:ascii="Cambria Math" w:hAnsi="Cambria Math"/>
                      <w:i/>
                      <w:szCs w:val="32"/>
                      <w:vertAlign w:val="superscript"/>
                    </w:rPr>
                  </m:ctrlPr>
                </m:sup>
              </m:sSup>
            </m:oMath>
            <w:r>
              <w:rPr>
                <w:rFonts w:hint="eastAsia"/>
                <w:szCs w:val="32"/>
              </w:rPr>
              <w:t xml:space="preserve"> is aromatic do</w:t>
            </w:r>
          </w:p>
          <w:p w14:paraId="6DDA1DEC">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 xml:space="preserve">get </w:t>
            </w:r>
            <m:oMath>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5</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szCs w:val="32"/>
              </w:rPr>
              <w:t>= T</w:t>
            </w:r>
            <w:r>
              <w:rPr>
                <w:rFonts w:hint="eastAsia"/>
                <w:szCs w:val="32"/>
              </w:rPr>
              <w:t>rue;</w:t>
            </w:r>
          </w:p>
          <w:p w14:paraId="63BAD3D4">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else</w:t>
            </w:r>
          </w:p>
          <w:p w14:paraId="115D57D7">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 xml:space="preserve">get </w:t>
            </w:r>
            <m:oMath>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5</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szCs w:val="32"/>
              </w:rPr>
              <w:t>= F</w:t>
            </w:r>
            <w:r>
              <w:rPr>
                <w:rFonts w:hint="eastAsia"/>
                <w:szCs w:val="32"/>
              </w:rPr>
              <w:t>alse;</w:t>
            </w:r>
          </w:p>
          <w:p w14:paraId="44FF9531">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end</w:t>
            </w:r>
            <w:r>
              <w:rPr>
                <w:szCs w:val="32"/>
              </w:rPr>
              <w:t xml:space="preserve"> </w:t>
            </w:r>
            <w:r>
              <w:rPr>
                <w:rFonts w:hint="eastAsia"/>
                <w:szCs w:val="32"/>
              </w:rPr>
              <w:t>if</w:t>
            </w:r>
          </w:p>
          <w:p w14:paraId="1C0B5A96">
            <w:pPr>
              <w:tabs>
                <w:tab w:val="left" w:pos="429"/>
              </w:tabs>
              <w:spacing w:line="400" w:lineRule="atLeast"/>
              <w:ind w:firstLine="480" w:firstLineChars="200"/>
              <w:rPr>
                <w:szCs w:val="32"/>
              </w:rPr>
            </w:pPr>
            <w:r>
              <w:rPr>
                <w:rFonts w:hint="eastAsia"/>
                <w:szCs w:val="32"/>
              </w:rPr>
              <w:t xml:space="preserve"> </w:t>
            </w:r>
            <w:r>
              <w:rPr>
                <w:szCs w:val="32"/>
              </w:rPr>
              <w:t xml:space="preserve">      for </w:t>
            </w:r>
            <m:oMath>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 xml:space="preserve">k </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iCs/>
                <w:szCs w:val="32"/>
              </w:rPr>
              <w:t xml:space="preserve"> in</w:t>
            </w:r>
            <m:oMath>
              <m:r>
                <m:rPr/>
                <w:rPr>
                  <w:rFonts w:ascii="Cambria Math" w:hAnsi="Cambria Math"/>
                  <w:szCs w:val="32"/>
                </w:rPr>
                <m:t xml:space="preserve"> </m:t>
              </m:r>
            </m:oMath>
            <w:r>
              <w:rPr>
                <w:szCs w:val="32"/>
              </w:rPr>
              <w:t xml:space="preserve"> </w:t>
            </w:r>
            <m:oMath>
              <m:sSup>
                <m:sSupPr>
                  <m:ctrlPr>
                    <w:rPr>
                      <w:rFonts w:ascii="Cambria Math" w:hAnsi="Cambria Math"/>
                      <w:i/>
                      <w:szCs w:val="32"/>
                    </w:rPr>
                  </m:ctrlPr>
                </m:sSupPr>
                <m:e>
                  <m:r>
                    <m:rPr/>
                    <w:rPr>
                      <w:rFonts w:hint="eastAsia" w:ascii="Cambria Math" w:hAnsi="Cambria Math"/>
                      <w:szCs w:val="32"/>
                    </w:rPr>
                    <m:t>f</m:t>
                  </m:r>
                  <m:ctrlPr>
                    <w:rPr>
                      <w:rFonts w:ascii="Cambria Math" w:hAnsi="Cambria Math"/>
                      <w:i/>
                      <w:szCs w:val="32"/>
                    </w:rPr>
                  </m:ctrlPr>
                </m:e>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p>
            </m:oMath>
            <w:r>
              <w:rPr>
                <w:szCs w:val="32"/>
              </w:rPr>
              <w:t xml:space="preserve">, </w:t>
            </w:r>
            <m:oMath>
              <m:r>
                <m:rPr/>
                <w:rPr>
                  <w:rFonts w:ascii="Cambria Math" w:hAnsi="Cambria Math"/>
                  <w:szCs w:val="32"/>
                </w:rPr>
                <m:t>k={1,2,...,5}</m:t>
              </m:r>
            </m:oMath>
            <w:r>
              <w:rPr>
                <w:i/>
                <w:szCs w:val="32"/>
              </w:rPr>
              <w:t xml:space="preserve"> </w:t>
            </w:r>
            <w:r>
              <w:rPr>
                <w:szCs w:val="32"/>
              </w:rPr>
              <w:t>do</w:t>
            </w:r>
          </w:p>
          <w:p w14:paraId="7A9EE18A">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if</w:t>
            </w:r>
            <m:oMath>
              <m:r>
                <m:rPr/>
                <w:rPr>
                  <w:rFonts w:ascii="Cambria Math" w:hAnsi="Cambria Math"/>
                  <w:szCs w:val="32"/>
                </w:rPr>
                <m:t xml:space="preserve"> </m:t>
              </m:r>
              <m:sSubSup>
                <m:sSubSupPr>
                  <m:ctrlPr>
                    <w:rPr>
                      <w:rFonts w:ascii="Cambria Math" w:hAnsi="Cambria Math"/>
                      <w:i/>
                      <w:szCs w:val="32"/>
                    </w:rPr>
                  </m:ctrlPr>
                </m:sSubSupPr>
                <m:e>
                  <m:r>
                    <m:rPr/>
                    <w:rPr>
                      <w:rFonts w:ascii="Cambria Math" w:hAnsi="Cambria Math"/>
                      <w:szCs w:val="32"/>
                    </w:rPr>
                    <m:t xml:space="preserve"> </m:t>
                  </m:r>
                  <m:r>
                    <m:rPr/>
                    <w:rPr>
                      <w:rFonts w:hint="eastAsia" w:ascii="Cambria Math" w:hAnsi="Cambria Math"/>
                      <w:szCs w:val="32"/>
                    </w:rPr>
                    <m:t>f</m:t>
                  </m:r>
                  <m:ctrlPr>
                    <w:rPr>
                      <w:rFonts w:ascii="Cambria Math" w:hAnsi="Cambria Math"/>
                      <w:i/>
                      <w:szCs w:val="32"/>
                    </w:rPr>
                  </m:ctrlPr>
                </m:e>
                <m:sub>
                  <m:r>
                    <m:rPr/>
                    <w:rPr>
                      <w:rFonts w:ascii="Cambria Math" w:hAnsi="Cambria Math"/>
                      <w:szCs w:val="32"/>
                    </w:rPr>
                    <m:t>2</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szCs w:val="32"/>
              </w:rPr>
              <w:t xml:space="preserve"> not an integer between 0 and 10 then</w:t>
            </w:r>
          </w:p>
          <w:p w14:paraId="3C3F5C0D">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 xml:space="preserve">Warning: </w:t>
            </w:r>
            <m:oMath>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2</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szCs w:val="32"/>
              </w:rPr>
              <w:t xml:space="preserve"> is not in the permitted dataset</w:t>
            </w:r>
            <m:oMath>
              <m:r>
                <m:rPr/>
                <w:rPr>
                  <w:rFonts w:ascii="Cambria Math" w:hAnsi="Cambria Math"/>
                  <w:szCs w:val="32"/>
                </w:rPr>
                <m:t>{0,1,2,...,10}</m:t>
              </m:r>
            </m:oMath>
          </w:p>
          <w:p w14:paraId="65BB2E5F">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else</w:t>
            </w:r>
            <w:r>
              <w:rPr>
                <w:szCs w:val="32"/>
              </w:rPr>
              <w:t xml:space="preserve"> if </w:t>
            </w:r>
            <m:oMath>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2</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r>
                <m:rPr/>
                <w:rPr>
                  <w:rFonts w:ascii="Cambria Math" w:hAnsi="Cambria Math"/>
                  <w:szCs w:val="32"/>
                </w:rPr>
                <m:t>,</m:t>
              </m:r>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3</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r>
                <m:rPr/>
                <w:rPr>
                  <w:rFonts w:ascii="Cambria Math" w:hAnsi="Cambria Math"/>
                  <w:szCs w:val="32"/>
                </w:rPr>
                <m:t>,</m:t>
              </m:r>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4</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szCs w:val="32"/>
              </w:rPr>
              <w:t xml:space="preserve"> not an integer between 0 and 10 then</w:t>
            </w:r>
          </w:p>
          <w:p w14:paraId="58EECF92">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 xml:space="preserve">Append the value of </w:t>
            </w:r>
            <m:oMath>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 xml:space="preserve">k </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hAnsi="Cambria Math"/>
                <w:szCs w:val="32"/>
              </w:rPr>
              <w:t xml:space="preserve"> </w:t>
            </w:r>
            <w:r>
              <w:rPr>
                <w:rFonts w:hint="eastAsia"/>
                <w:szCs w:val="32"/>
              </w:rPr>
              <w:t>to the end of the authorized dataset；</w:t>
            </w:r>
          </w:p>
          <w:p w14:paraId="5C9E04CE">
            <w:pPr>
              <w:tabs>
                <w:tab w:val="left" w:pos="429"/>
              </w:tabs>
              <w:spacing w:line="400" w:lineRule="atLeast"/>
              <w:ind w:firstLine="480" w:firstLineChars="200"/>
              <w:rPr>
                <w:szCs w:val="32"/>
              </w:rPr>
            </w:pPr>
            <w:r>
              <w:rPr>
                <w:szCs w:val="32"/>
              </w:rPr>
              <w:t xml:space="preserve">          </w:t>
            </w:r>
            <w:r>
              <w:rPr>
                <w:rFonts w:hint="eastAsia"/>
                <w:szCs w:val="32"/>
              </w:rPr>
              <w:t>end</w:t>
            </w:r>
            <w:r>
              <w:rPr>
                <w:szCs w:val="32"/>
              </w:rPr>
              <w:t xml:space="preserve"> </w:t>
            </w:r>
            <w:r>
              <w:rPr>
                <w:rFonts w:hint="eastAsia"/>
                <w:szCs w:val="32"/>
              </w:rPr>
              <w:t>if</w:t>
            </w:r>
          </w:p>
          <w:p w14:paraId="352B3AD6">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lang w:val="en-US" w:eastAsia="zh-CN"/>
              </w:rPr>
              <w:t xml:space="preserve">   </w:t>
            </w:r>
            <w:r>
              <w:rPr>
                <w:rFonts w:hint="eastAsia"/>
                <w:szCs w:val="32"/>
              </w:rPr>
              <w:t xml:space="preserve">Based on the licensed dataset, represent </w:t>
            </w:r>
            <m:oMath>
              <m:sSubSup>
                <m:sSubSupPr>
                  <m:ctrlPr>
                    <w:rPr>
                      <w:rFonts w:ascii="Cambria Math" w:hAnsi="Cambria Math"/>
                      <w:i/>
                      <w:szCs w:val="32"/>
                    </w:rPr>
                  </m:ctrlPr>
                </m:sSubSupPr>
                <m:e>
                  <m:r>
                    <m:rPr/>
                    <w:rPr>
                      <w:rFonts w:hint="eastAsia" w:ascii="Cambria Math" w:hAnsi="Cambria Math"/>
                      <w:szCs w:val="32"/>
                    </w:rPr>
                    <m:t>f</m:t>
                  </m:r>
                  <m:ctrlPr>
                    <w:rPr>
                      <w:rFonts w:ascii="Cambria Math" w:hAnsi="Cambria Math"/>
                      <w:i/>
                      <w:szCs w:val="32"/>
                    </w:rPr>
                  </m:ctrlPr>
                </m:e>
                <m:sub>
                  <m:r>
                    <m:rPr/>
                    <w:rPr>
                      <w:rFonts w:ascii="Cambria Math" w:hAnsi="Cambria Math"/>
                      <w:szCs w:val="32"/>
                    </w:rPr>
                    <m:t xml:space="preserve">k </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szCs w:val="32"/>
              </w:rPr>
              <w:t xml:space="preserve">as a one-hot vector </w:t>
            </w:r>
            <m:oMath>
              <m:sSubSup>
                <m:sSubSupPr>
                  <m:ctrlPr>
                    <w:rPr>
                      <w:rFonts w:ascii="Cambria Math" w:hAnsi="Cambria Math"/>
                      <w:i/>
                      <w:szCs w:val="32"/>
                    </w:rPr>
                  </m:ctrlPr>
                </m:sSubSupPr>
                <m:e>
                  <m:r>
                    <m:rPr/>
                    <w:rPr>
                      <w:rFonts w:ascii="Cambria Math" w:hAnsi="Cambria Math"/>
                      <w:szCs w:val="32"/>
                    </w:rPr>
                    <m:t>V</m:t>
                  </m:r>
                  <m:ctrlPr>
                    <w:rPr>
                      <w:rFonts w:ascii="Cambria Math" w:hAnsi="Cambria Math"/>
                      <w:i/>
                      <w:szCs w:val="32"/>
                    </w:rPr>
                  </m:ctrlPr>
                </m:e>
                <m:sub>
                  <m:r>
                    <m:rPr/>
                    <w:rPr>
                      <w:rFonts w:ascii="Cambria Math" w:hAnsi="Cambria Math"/>
                      <w:szCs w:val="32"/>
                    </w:rPr>
                    <m:t xml:space="preserve">k </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szCs w:val="32"/>
              </w:rPr>
              <w:t>;</w:t>
            </w:r>
          </w:p>
          <w:p w14:paraId="567D0213">
            <w:pPr>
              <w:tabs>
                <w:tab w:val="left" w:pos="429"/>
              </w:tabs>
              <w:spacing w:line="400" w:lineRule="atLeast"/>
              <w:ind w:firstLine="480" w:firstLineChars="200"/>
              <w:rPr>
                <w:szCs w:val="32"/>
              </w:rPr>
            </w:pPr>
            <w:r>
              <w:rPr>
                <w:rFonts w:hint="eastAsia"/>
                <w:szCs w:val="32"/>
              </w:rPr>
              <w:t xml:space="preserve"> </w:t>
            </w:r>
            <w:r>
              <w:rPr>
                <w:szCs w:val="32"/>
              </w:rPr>
              <w:t xml:space="preserve">     </w:t>
            </w:r>
            <w:r>
              <w:rPr>
                <w:rFonts w:hint="eastAsia"/>
                <w:szCs w:val="32"/>
              </w:rPr>
              <w:t>e</w:t>
            </w:r>
            <w:r>
              <w:rPr>
                <w:szCs w:val="32"/>
              </w:rPr>
              <w:t>nd for</w:t>
            </w:r>
          </w:p>
        </w:tc>
      </w:tr>
      <w:tr w14:paraId="31E4E6E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8576" w:type="dxa"/>
          </w:tcPr>
          <w:p w14:paraId="78DA794C">
            <w:pPr>
              <w:spacing w:line="400" w:lineRule="atLeast"/>
              <w:ind w:firstLine="480" w:firstLineChars="200"/>
              <w:rPr>
                <w:szCs w:val="32"/>
              </w:rPr>
            </w:pPr>
            <w:r>
              <w:rPr>
                <w:rFonts w:hint="eastAsia"/>
                <w:szCs w:val="32"/>
              </w:rPr>
              <w:t>The</w:t>
            </w:r>
            <w:r>
              <w:rPr>
                <w:rFonts w:hint="eastAsia"/>
                <w:szCs w:val="32"/>
                <w:lang w:val="en-US" w:eastAsia="zh-CN"/>
              </w:rPr>
              <w:t>se</w:t>
            </w:r>
            <w:r>
              <w:rPr>
                <w:rFonts w:hint="eastAsia"/>
                <w:szCs w:val="32"/>
              </w:rPr>
              <w:t xml:space="preserve"> 5 one-hot vectors </w:t>
            </w:r>
            <m:oMath>
              <m:sSubSup>
                <m:sSubSupPr>
                  <m:ctrlPr>
                    <w:rPr>
                      <w:rFonts w:ascii="Cambria Math" w:hAnsi="Cambria Math"/>
                      <w:i/>
                      <w:szCs w:val="32"/>
                    </w:rPr>
                  </m:ctrlPr>
                </m:sSubSupPr>
                <m:e>
                  <m:r>
                    <m:rPr/>
                    <w:rPr>
                      <w:rFonts w:ascii="Cambria Math" w:hAnsi="Cambria Math"/>
                      <w:szCs w:val="32"/>
                    </w:rPr>
                    <m:t>V</m:t>
                  </m:r>
                  <m:ctrlPr>
                    <w:rPr>
                      <w:rFonts w:ascii="Cambria Math" w:hAnsi="Cambria Math"/>
                      <w:i/>
                      <w:szCs w:val="32"/>
                    </w:rPr>
                  </m:ctrlPr>
                </m:e>
                <m:sub>
                  <m:r>
                    <m:rPr/>
                    <w:rPr>
                      <w:rFonts w:hint="eastAsia" w:ascii="Cambria Math" w:hAnsi="Cambria Math"/>
                      <w:szCs w:val="32"/>
                    </w:rPr>
                    <m:t>k</m:t>
                  </m:r>
                  <m:ctrlPr>
                    <w:rPr>
                      <w:rFonts w:ascii="Cambria Math" w:hAnsi="Cambria Math"/>
                      <w:i/>
                      <w:szCs w:val="32"/>
                    </w:rPr>
                  </m:ctrlPr>
                </m:sub>
                <m:sup>
                  <m:d>
                    <m:dPr>
                      <m:ctrlPr>
                        <w:rPr>
                          <w:rFonts w:ascii="Cambria Math" w:hAnsi="Cambria Math"/>
                          <w:i/>
                          <w:szCs w:val="32"/>
                        </w:rPr>
                      </m:ctrlPr>
                    </m:dPr>
                    <m:e>
                      <m:r>
                        <m:rPr/>
                        <w:rPr>
                          <w:rFonts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szCs w:val="32"/>
              </w:rPr>
              <w:t xml:space="preserve">(k=1,...,5) are concatenated into a vector </w:t>
            </w:r>
            <m:oMath>
              <m:sSup>
                <m:sSupPr>
                  <m:ctrlPr>
                    <w:rPr>
                      <w:rFonts w:ascii="Cambria Math" w:hAnsi="Cambria Math"/>
                      <w:i/>
                      <w:szCs w:val="32"/>
                    </w:rPr>
                  </m:ctrlPr>
                </m:sSupPr>
                <m:e>
                  <m:r>
                    <m:rPr/>
                    <w:rPr>
                      <w:rFonts w:ascii="Cambria Math" w:hAnsi="Cambria Math"/>
                      <w:szCs w:val="32"/>
                    </w:rPr>
                    <m:t>V</m:t>
                  </m:r>
                  <m:ctrlPr>
                    <w:rPr>
                      <w:rFonts w:ascii="Cambria Math" w:hAnsi="Cambria Math"/>
                      <w:i/>
                      <w:szCs w:val="32"/>
                    </w:rPr>
                  </m:ctrlPr>
                </m:e>
                <m:sup>
                  <m:d>
                    <m:dPr>
                      <m:ctrlPr>
                        <w:rPr>
                          <w:rFonts w:ascii="Cambria Math" w:hAnsi="Cambria Math"/>
                          <w:i/>
                          <w:szCs w:val="32"/>
                        </w:rPr>
                      </m:ctrlPr>
                    </m:dPr>
                    <m:e>
                      <m:r>
                        <m:rPr/>
                        <w:rPr>
                          <w:rFonts w:ascii="Cambria Math" w:hAnsi="Cambria Math"/>
                          <w:szCs w:val="32"/>
                        </w:rPr>
                        <m:t>i</m:t>
                      </m:r>
                      <m:ctrlPr>
                        <w:rPr>
                          <w:rFonts w:ascii="Cambria Math" w:hAnsi="Cambria Math"/>
                          <w:i/>
                          <w:szCs w:val="32"/>
                        </w:rPr>
                      </m:ctrlPr>
                    </m:e>
                  </m:d>
                  <m:ctrlPr>
                    <w:rPr>
                      <w:rFonts w:ascii="Cambria Math" w:hAnsi="Cambria Math"/>
                      <w:i/>
                      <w:szCs w:val="32"/>
                    </w:rPr>
                  </m:ctrlPr>
                </m:sup>
              </m:sSup>
            </m:oMath>
            <w:r>
              <w:rPr>
                <w:rFonts w:hint="eastAsia"/>
                <w:szCs w:val="32"/>
              </w:rPr>
              <w:t>, which is then calculated according to formula (</w:t>
            </w:r>
            <w:r>
              <w:rPr>
                <w:rFonts w:hint="eastAsia"/>
                <w:szCs w:val="32"/>
                <w:lang w:val="en-US" w:eastAsia="zh-CN"/>
              </w:rPr>
              <w:t>16</w:t>
            </w:r>
            <w:r>
              <w:rPr>
                <w:rFonts w:hint="eastAsia"/>
                <w:szCs w:val="32"/>
              </w:rPr>
              <w:t xml:space="preserve">) to obtain </w:t>
            </w:r>
            <m:oMath>
              <m:sSup>
                <m:sSupPr>
                  <m:ctrlPr>
                    <w:rPr>
                      <w:rFonts w:ascii="Cambria Math" w:hAnsi="Cambria Math"/>
                      <w:i/>
                      <w:szCs w:val="32"/>
                    </w:rPr>
                  </m:ctrlPr>
                </m:sSupPr>
                <m:e>
                  <m:r>
                    <m:rPr/>
                    <w:rPr>
                      <w:rFonts w:ascii="Cambria Math" w:hAnsi="Cambria Math"/>
                      <w:szCs w:val="32"/>
                    </w:rPr>
                    <m:t>F</m:t>
                  </m:r>
                  <m:ctrlPr>
                    <w:rPr>
                      <w:rFonts w:ascii="Cambria Math" w:hAnsi="Cambria Math"/>
                      <w:i/>
                      <w:szCs w:val="32"/>
                    </w:rPr>
                  </m:ctrlPr>
                </m:e>
                <m:sup>
                  <m:d>
                    <m:dPr>
                      <m:ctrlPr>
                        <w:rPr>
                          <w:rFonts w:ascii="Cambria Math" w:hAnsi="Cambria Math"/>
                          <w:i/>
                          <w:szCs w:val="32"/>
                        </w:rPr>
                      </m:ctrlPr>
                    </m:dPr>
                    <m:e>
                      <m:r>
                        <m:rPr/>
                        <w:rPr>
                          <w:rFonts w:ascii="Cambria Math" w:hAnsi="Cambria Math"/>
                          <w:szCs w:val="32"/>
                        </w:rPr>
                        <m:t>i</m:t>
                      </m:r>
                      <m:ctrlPr>
                        <w:rPr>
                          <w:rFonts w:ascii="Cambria Math" w:hAnsi="Cambria Math"/>
                          <w:i/>
                          <w:szCs w:val="32"/>
                        </w:rPr>
                      </m:ctrlPr>
                    </m:e>
                  </m:d>
                  <m:ctrlPr>
                    <w:rPr>
                      <w:rFonts w:ascii="Cambria Math" w:hAnsi="Cambria Math"/>
                      <w:i/>
                      <w:szCs w:val="32"/>
                    </w:rPr>
                  </m:ctrlPr>
                </m:sup>
              </m:sSup>
            </m:oMath>
            <w:r>
              <w:rPr>
                <w:rFonts w:hint="eastAsia" w:hAnsi="Cambria Math"/>
                <w:szCs w:val="32"/>
              </w:rPr>
              <w:t>;</w:t>
            </w:r>
          </w:p>
          <w:p w14:paraId="706C63AC">
            <w:pPr>
              <w:spacing w:line="400" w:lineRule="atLeast"/>
              <w:ind w:firstLine="480" w:firstLineChars="200"/>
              <w:rPr>
                <w:szCs w:val="32"/>
              </w:rPr>
            </w:pPr>
            <w:r>
              <w:rPr>
                <w:szCs w:val="32"/>
              </w:rPr>
              <w:t>end for</w:t>
            </w:r>
          </w:p>
          <w:p w14:paraId="0938C27C">
            <w:pPr>
              <w:spacing w:line="400" w:lineRule="atLeast"/>
              <w:ind w:firstLine="240" w:firstLineChars="100"/>
              <w:rPr>
                <w:szCs w:val="32"/>
              </w:rPr>
            </w:pPr>
            <w:r>
              <w:rPr>
                <w:rFonts w:hint="eastAsia"/>
                <w:szCs w:val="32"/>
              </w:rPr>
              <w:t>Though the function GetBonds</w:t>
            </w:r>
            <w:r>
              <w:rPr>
                <w:szCs w:val="32"/>
              </w:rPr>
              <w:t>()</w:t>
            </w:r>
            <w:r>
              <w:rPr>
                <w:rFonts w:hint="eastAsia"/>
                <w:szCs w:val="32"/>
              </w:rPr>
              <w:t xml:space="preserve">, based on </w:t>
            </w:r>
            <m:oMath>
              <m:r>
                <m:rPr/>
                <w:rPr>
                  <w:rFonts w:hint="eastAsia" w:ascii="Cambria Math" w:hAnsi="Cambria Math"/>
                  <w:szCs w:val="32"/>
                </w:rPr>
                <m:t>mol</m:t>
              </m:r>
            </m:oMath>
            <w:r>
              <w:rPr>
                <w:rFonts w:hint="eastAsia" w:hAnsi="Cambria Math"/>
                <w:szCs w:val="32"/>
              </w:rPr>
              <w:t xml:space="preserve"> </w:t>
            </w:r>
            <w:r>
              <w:rPr>
                <w:rFonts w:hint="eastAsia"/>
                <w:szCs w:val="32"/>
              </w:rPr>
              <w:t xml:space="preserve">get the edge set </w:t>
            </w:r>
            <m:oMath>
              <m:sSub>
                <m:sSubPr>
                  <m:ctrlPr>
                    <w:rPr>
                      <w:rFonts w:ascii="Cambria Math" w:hAnsi="Cambria Math"/>
                      <w:i/>
                      <w:szCs w:val="32"/>
                    </w:rPr>
                  </m:ctrlPr>
                </m:sSubPr>
                <m:e>
                  <m:r>
                    <m:rPr/>
                    <w:rPr>
                      <w:rFonts w:ascii="Cambria Math" w:hAnsi="Cambria Math"/>
                      <w:szCs w:val="32"/>
                    </w:rPr>
                    <m:t>B</m:t>
                  </m:r>
                  <m:ctrlPr>
                    <w:rPr>
                      <w:rFonts w:ascii="Cambria Math" w:hAnsi="Cambria Math"/>
                      <w:i/>
                      <w:szCs w:val="32"/>
                    </w:rPr>
                  </m:ctrlPr>
                </m:e>
                <m:sub>
                  <m:r>
                    <m:rPr/>
                    <w:rPr>
                      <w:rFonts w:ascii="Cambria Math" w:hAnsi="Cambria Math"/>
                      <w:szCs w:val="32"/>
                    </w:rPr>
                    <m:t xml:space="preserve">set </m:t>
                  </m:r>
                  <m:ctrlPr>
                    <w:rPr>
                      <w:rFonts w:ascii="Cambria Math" w:hAnsi="Cambria Math"/>
                      <w:i/>
                      <w:szCs w:val="32"/>
                    </w:rPr>
                  </m:ctrlPr>
                </m:sub>
              </m:sSub>
              <m:r>
                <m:rPr/>
                <w:rPr>
                  <w:rFonts w:ascii="Cambria Math" w:hAnsi="Cambria Math"/>
                  <w:szCs w:val="32"/>
                </w:rPr>
                <m:t>=[</m:t>
              </m:r>
              <m:sSup>
                <m:sSupPr>
                  <m:ctrlPr>
                    <w:rPr>
                      <w:rFonts w:ascii="Cambria Math" w:hAnsi="Cambria Math"/>
                      <w:i/>
                      <w:szCs w:val="32"/>
                      <w:vertAlign w:val="superscript"/>
                    </w:rPr>
                  </m:ctrlPr>
                </m:sSupPr>
                <m:e>
                  <m:r>
                    <m:rPr/>
                    <w:rPr>
                      <w:rFonts w:ascii="Cambria Math" w:hAnsi="Cambria Math"/>
                      <w:szCs w:val="32"/>
                      <w:vertAlign w:val="superscript"/>
                    </w:rPr>
                    <m:t>b</m:t>
                  </m:r>
                  <m:ctrlPr>
                    <w:rPr>
                      <w:rFonts w:ascii="Cambria Math" w:hAnsi="Cambria Math"/>
                      <w:i/>
                      <w:szCs w:val="32"/>
                      <w:vertAlign w:val="superscript"/>
                    </w:rPr>
                  </m:ctrlPr>
                </m:e>
                <m:sup>
                  <m:d>
                    <m:dPr>
                      <m:begChr m:val="（"/>
                      <m:endChr m:val="）"/>
                      <m:ctrlPr>
                        <w:rPr>
                          <w:rFonts w:ascii="Cambria Math" w:hAnsi="Cambria Math"/>
                          <w:i/>
                          <w:szCs w:val="32"/>
                          <w:vertAlign w:val="superscript"/>
                        </w:rPr>
                      </m:ctrlPr>
                    </m:dPr>
                    <m:e>
                      <m:r>
                        <m:rPr/>
                        <w:rPr>
                          <w:rFonts w:ascii="Cambria Math" w:hAnsi="Cambria Math"/>
                          <w:szCs w:val="32"/>
                          <w:vertAlign w:val="superscript"/>
                        </w:rPr>
                        <m:t>1</m:t>
                      </m:r>
                      <m:ctrlPr>
                        <w:rPr>
                          <w:rFonts w:ascii="Cambria Math" w:hAnsi="Cambria Math"/>
                          <w:i/>
                          <w:szCs w:val="32"/>
                          <w:vertAlign w:val="superscript"/>
                        </w:rPr>
                      </m:ctrlPr>
                    </m:e>
                  </m:d>
                  <m:ctrlPr>
                    <w:rPr>
                      <w:rFonts w:ascii="Cambria Math" w:hAnsi="Cambria Math"/>
                      <w:i/>
                      <w:szCs w:val="32"/>
                      <w:vertAlign w:val="superscript"/>
                    </w:rPr>
                  </m:ctrlPr>
                </m:sup>
              </m:sSup>
            </m:oMath>
            <w:r>
              <w:rPr>
                <w:szCs w:val="32"/>
              </w:rPr>
              <w:t>,</w:t>
            </w:r>
            <w:r>
              <w:rPr>
                <w:rFonts w:hint="eastAsia"/>
                <w:szCs w:val="32"/>
              </w:rPr>
              <w:t xml:space="preserve"> </w:t>
            </w:r>
            <m:oMath>
              <m:sSup>
                <m:sSupPr>
                  <m:ctrlPr>
                    <w:rPr>
                      <w:rFonts w:ascii="Cambria Math" w:hAnsi="Cambria Math"/>
                      <w:i/>
                      <w:szCs w:val="32"/>
                      <w:vertAlign w:val="superscript"/>
                    </w:rPr>
                  </m:ctrlPr>
                </m:sSupPr>
                <m:e>
                  <m:r>
                    <m:rPr/>
                    <w:rPr>
                      <w:rFonts w:ascii="Cambria Math" w:hAnsi="Cambria Math"/>
                      <w:szCs w:val="32"/>
                      <w:vertAlign w:val="superscript"/>
                    </w:rPr>
                    <m:t>b</m:t>
                  </m:r>
                  <m:ctrlPr>
                    <w:rPr>
                      <w:rFonts w:ascii="Cambria Math" w:hAnsi="Cambria Math"/>
                      <w:i/>
                      <w:szCs w:val="32"/>
                      <w:vertAlign w:val="superscript"/>
                    </w:rPr>
                  </m:ctrlPr>
                </m:e>
                <m:sup>
                  <m:d>
                    <m:dPr>
                      <m:begChr m:val="（"/>
                      <m:endChr m:val="）"/>
                      <m:ctrlPr>
                        <w:rPr>
                          <w:rFonts w:ascii="Cambria Math" w:hAnsi="Cambria Math"/>
                          <w:i/>
                          <w:szCs w:val="32"/>
                          <w:vertAlign w:val="superscript"/>
                        </w:rPr>
                      </m:ctrlPr>
                    </m:dPr>
                    <m:e>
                      <m:r>
                        <m:rPr/>
                        <w:rPr>
                          <w:rFonts w:ascii="Cambria Math" w:hAnsi="Cambria Math"/>
                          <w:szCs w:val="32"/>
                          <w:vertAlign w:val="superscript"/>
                        </w:rPr>
                        <m:t>2</m:t>
                      </m:r>
                      <m:ctrlPr>
                        <w:rPr>
                          <w:rFonts w:ascii="Cambria Math" w:hAnsi="Cambria Math"/>
                          <w:i/>
                          <w:szCs w:val="32"/>
                          <w:vertAlign w:val="superscript"/>
                        </w:rPr>
                      </m:ctrlPr>
                    </m:e>
                  </m:d>
                  <m:ctrlPr>
                    <w:rPr>
                      <w:rFonts w:ascii="Cambria Math" w:hAnsi="Cambria Math"/>
                      <w:i/>
                      <w:szCs w:val="32"/>
                      <w:vertAlign w:val="superscript"/>
                    </w:rPr>
                  </m:ctrlPr>
                </m:sup>
              </m:sSup>
            </m:oMath>
            <w:r>
              <w:rPr>
                <w:szCs w:val="32"/>
              </w:rPr>
              <w:t>,…,</w:t>
            </w:r>
            <w:r>
              <w:rPr>
                <w:rFonts w:hint="eastAsia"/>
                <w:szCs w:val="32"/>
              </w:rPr>
              <w:t xml:space="preserve"> </w:t>
            </w:r>
            <m:oMath>
              <m:sSup>
                <m:sSupPr>
                  <m:ctrlPr>
                    <w:rPr>
                      <w:rFonts w:ascii="Cambria Math" w:hAnsi="Cambria Math"/>
                      <w:i/>
                      <w:szCs w:val="32"/>
                      <w:vertAlign w:val="superscript"/>
                    </w:rPr>
                  </m:ctrlPr>
                </m:sSupPr>
                <m:e>
                  <m:r>
                    <m:rPr/>
                    <w:rPr>
                      <w:rFonts w:ascii="Cambria Math" w:hAnsi="Cambria Math"/>
                      <w:szCs w:val="32"/>
                      <w:vertAlign w:val="superscript"/>
                    </w:rPr>
                    <m:t>b</m:t>
                  </m:r>
                  <m:ctrlPr>
                    <w:rPr>
                      <w:rFonts w:ascii="Cambria Math" w:hAnsi="Cambria Math"/>
                      <w:i/>
                      <w:szCs w:val="32"/>
                      <w:vertAlign w:val="superscript"/>
                    </w:rPr>
                  </m:ctrlPr>
                </m:e>
                <m:sup>
                  <m:d>
                    <m:dPr>
                      <m:begChr m:val="（"/>
                      <m:endChr m:val="）"/>
                      <m:ctrlPr>
                        <w:rPr>
                          <w:rFonts w:ascii="Cambria Math" w:hAnsi="Cambria Math"/>
                          <w:i/>
                          <w:szCs w:val="32"/>
                          <w:vertAlign w:val="superscript"/>
                        </w:rPr>
                      </m:ctrlPr>
                    </m:dPr>
                    <m:e>
                      <m:r>
                        <m:rPr/>
                        <w:rPr>
                          <w:rFonts w:ascii="Cambria Math" w:hAnsi="Cambria Math"/>
                          <w:szCs w:val="32"/>
                          <w:vertAlign w:val="superscript"/>
                        </w:rPr>
                        <m:t>m</m:t>
                      </m:r>
                      <m:ctrlPr>
                        <w:rPr>
                          <w:rFonts w:ascii="Cambria Math" w:hAnsi="Cambria Math"/>
                          <w:i/>
                          <w:szCs w:val="32"/>
                          <w:vertAlign w:val="superscript"/>
                        </w:rPr>
                      </m:ctrlPr>
                    </m:e>
                  </m:d>
                  <m:ctrlPr>
                    <w:rPr>
                      <w:rFonts w:ascii="Cambria Math" w:hAnsi="Cambria Math"/>
                      <w:i/>
                      <w:szCs w:val="32"/>
                      <w:vertAlign w:val="superscript"/>
                    </w:rPr>
                  </m:ctrlPr>
                </m:sup>
              </m:sSup>
              <m:r>
                <m:rPr/>
                <w:rPr>
                  <w:rFonts w:ascii="Cambria Math" w:hAnsi="Cambria Math"/>
                  <w:szCs w:val="32"/>
                </w:rPr>
                <m:t>]</m:t>
              </m:r>
            </m:oMath>
            <w:r>
              <w:rPr>
                <w:rFonts w:hint="eastAsia"/>
                <w:szCs w:val="32"/>
              </w:rPr>
              <w:t xml:space="preserve"> </w:t>
            </w:r>
            <w:r>
              <w:rPr>
                <w:szCs w:val="32"/>
              </w:rPr>
              <w:t>;</w:t>
            </w:r>
          </w:p>
          <w:p w14:paraId="6189D268">
            <w:pPr>
              <w:spacing w:line="400" w:lineRule="atLeast"/>
              <w:ind w:firstLine="240" w:firstLineChars="100"/>
              <w:rPr>
                <w:szCs w:val="32"/>
              </w:rPr>
            </w:pPr>
            <w:r>
              <w:rPr>
                <w:rFonts w:hint="eastAsia"/>
                <w:szCs w:val="32"/>
              </w:rPr>
              <w:t xml:space="preserve">for each edge </w:t>
            </w:r>
            <m:oMath>
              <m:sSup>
                <m:sSupPr>
                  <m:ctrlPr>
                    <w:rPr>
                      <w:rFonts w:ascii="Cambria Math" w:hAnsi="Cambria Math"/>
                      <w:i/>
                      <w:szCs w:val="32"/>
                      <w:vertAlign w:val="superscript"/>
                    </w:rPr>
                  </m:ctrlPr>
                </m:sSupPr>
                <m:e>
                  <m:r>
                    <m:rPr/>
                    <w:rPr>
                      <w:rFonts w:ascii="Cambria Math" w:hAnsi="Cambria Math"/>
                      <w:szCs w:val="32"/>
                      <w:vertAlign w:val="superscript"/>
                    </w:rPr>
                    <m:t>b</m:t>
                  </m:r>
                  <m:ctrlPr>
                    <w:rPr>
                      <w:rFonts w:ascii="Cambria Math" w:hAnsi="Cambria Math"/>
                      <w:i/>
                      <w:szCs w:val="32"/>
                      <w:vertAlign w:val="superscript"/>
                    </w:rPr>
                  </m:ctrlPr>
                </m:e>
                <m:sup>
                  <m:d>
                    <m:dPr>
                      <m:begChr m:val="（"/>
                      <m:endChr m:val="）"/>
                      <m:ctrlPr>
                        <w:rPr>
                          <w:rFonts w:ascii="Cambria Math" w:hAnsi="Cambria Math"/>
                          <w:i/>
                          <w:szCs w:val="32"/>
                          <w:vertAlign w:val="superscript"/>
                        </w:rPr>
                      </m:ctrlPr>
                    </m:dPr>
                    <m:e>
                      <m:r>
                        <m:rPr/>
                        <w:rPr>
                          <w:rFonts w:ascii="Cambria Math" w:hAnsi="Cambria Math"/>
                          <w:szCs w:val="32"/>
                          <w:vertAlign w:val="superscript"/>
                        </w:rPr>
                        <m:t>i</m:t>
                      </m:r>
                      <m:ctrlPr>
                        <w:rPr>
                          <w:rFonts w:ascii="Cambria Math" w:hAnsi="Cambria Math"/>
                          <w:i/>
                          <w:szCs w:val="32"/>
                          <w:vertAlign w:val="superscript"/>
                        </w:rPr>
                      </m:ctrlPr>
                    </m:e>
                  </m:d>
                  <m:ctrlPr>
                    <w:rPr>
                      <w:rFonts w:ascii="Cambria Math" w:hAnsi="Cambria Math"/>
                      <w:i/>
                      <w:szCs w:val="32"/>
                      <w:vertAlign w:val="superscript"/>
                    </w:rPr>
                  </m:ctrlPr>
                </m:sup>
              </m:sSup>
              <m:r>
                <m:rPr/>
                <w:rPr>
                  <w:rFonts w:ascii="Cambria Math" w:hAnsi="Cambria Math"/>
                  <w:szCs w:val="32"/>
                  <w:vertAlign w:val="superscript"/>
                </w:rPr>
                <m:t xml:space="preserve"> </m:t>
              </m:r>
            </m:oMath>
            <w:r>
              <w:rPr>
                <w:rFonts w:hint="eastAsia"/>
                <w:szCs w:val="32"/>
              </w:rPr>
              <w:t xml:space="preserve">in </w:t>
            </w:r>
            <m:oMath>
              <m:sSub>
                <m:sSubPr>
                  <m:ctrlPr>
                    <w:rPr>
                      <w:rFonts w:ascii="Cambria Math" w:hAnsi="Cambria Math"/>
                      <w:i/>
                      <w:szCs w:val="32"/>
                    </w:rPr>
                  </m:ctrlPr>
                </m:sSubPr>
                <m:e>
                  <m:r>
                    <m:rPr/>
                    <w:rPr>
                      <w:rFonts w:ascii="Cambria Math" w:hAnsi="Cambria Math"/>
                      <w:szCs w:val="32"/>
                    </w:rPr>
                    <m:t>B</m:t>
                  </m:r>
                  <m:ctrlPr>
                    <w:rPr>
                      <w:rFonts w:ascii="Cambria Math" w:hAnsi="Cambria Math"/>
                      <w:i/>
                      <w:szCs w:val="32"/>
                    </w:rPr>
                  </m:ctrlPr>
                </m:e>
                <m:sub>
                  <m:r>
                    <m:rPr/>
                    <w:rPr>
                      <w:rFonts w:ascii="Cambria Math" w:hAnsi="Cambria Math"/>
                      <w:szCs w:val="32"/>
                    </w:rPr>
                    <m:t xml:space="preserve">set </m:t>
                  </m:r>
                  <m:ctrlPr>
                    <w:rPr>
                      <w:rFonts w:ascii="Cambria Math" w:hAnsi="Cambria Math"/>
                      <w:i/>
                      <w:szCs w:val="32"/>
                    </w:rPr>
                  </m:ctrlPr>
                </m:sub>
              </m:sSub>
              <m:r>
                <m:rPr/>
                <w:rPr>
                  <w:rFonts w:ascii="Cambria Math" w:hAnsi="Cambria Math"/>
                  <w:szCs w:val="32"/>
                </w:rPr>
                <m:t xml:space="preserve"> </m:t>
              </m:r>
            </m:oMath>
            <w:r>
              <w:rPr>
                <w:rFonts w:hint="eastAsia"/>
                <w:szCs w:val="32"/>
              </w:rPr>
              <w:t>do</w:t>
            </w:r>
          </w:p>
          <w:p w14:paraId="7F59C4EE">
            <w:pPr>
              <w:spacing w:line="400" w:lineRule="atLeast"/>
              <w:ind w:firstLine="720" w:firstLineChars="300"/>
              <w:rPr>
                <w:szCs w:val="32"/>
              </w:rPr>
            </w:pPr>
            <w:r>
              <w:rPr>
                <w:rFonts w:hint="eastAsia"/>
                <w:szCs w:val="32"/>
              </w:rPr>
              <w:t>Though the function GetEndAtomIdx</w:t>
            </w:r>
            <w:r>
              <w:rPr>
                <w:szCs w:val="32"/>
              </w:rPr>
              <w:t>()</w:t>
            </w:r>
            <w:r>
              <w:rPr>
                <w:rFonts w:hint="eastAsia"/>
                <w:szCs w:val="32"/>
              </w:rPr>
              <w:t xml:space="preserve">，Get the starting atom </w:t>
            </w:r>
            <m:oMath>
              <m:sSubSup>
                <m:sSubSupPr>
                  <m:ctrlPr>
                    <w:rPr>
                      <w:rFonts w:ascii="Cambria Math" w:hAnsi="Cambria Math"/>
                      <w:i/>
                      <w:szCs w:val="32"/>
                    </w:rPr>
                  </m:ctrlPr>
                </m:sSubSupPr>
                <m:e>
                  <m:r>
                    <m:rPr/>
                    <w:rPr>
                      <w:rFonts w:ascii="Cambria Math" w:hAnsi="Cambria Math"/>
                      <w:szCs w:val="32"/>
                    </w:rPr>
                    <m:t>e</m:t>
                  </m:r>
                  <m:ctrlPr>
                    <w:rPr>
                      <w:rFonts w:ascii="Cambria Math" w:hAnsi="Cambria Math"/>
                      <w:i/>
                      <w:szCs w:val="32"/>
                    </w:rPr>
                  </m:ctrlPr>
                </m:e>
                <m:sub>
                  <m:r>
                    <m:rPr/>
                    <w:rPr>
                      <w:rFonts w:ascii="Cambria Math" w:hAnsi="Cambria Math"/>
                      <w:szCs w:val="32"/>
                    </w:rPr>
                    <m:t>1</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szCs w:val="32"/>
              </w:rPr>
              <w:t xml:space="preserve"> and the ending atom </w:t>
            </w:r>
            <m:oMath>
              <m:sSubSup>
                <m:sSubSupPr>
                  <m:ctrlPr>
                    <w:rPr>
                      <w:rFonts w:ascii="Cambria Math" w:hAnsi="Cambria Math"/>
                      <w:i/>
                      <w:szCs w:val="32"/>
                    </w:rPr>
                  </m:ctrlPr>
                </m:sSubSupPr>
                <m:e>
                  <m:r>
                    <m:rPr/>
                    <w:rPr>
                      <w:rFonts w:ascii="Cambria Math" w:hAnsi="Cambria Math"/>
                      <w:szCs w:val="32"/>
                    </w:rPr>
                    <m:t>e</m:t>
                  </m:r>
                  <m:ctrlPr>
                    <w:rPr>
                      <w:rFonts w:ascii="Cambria Math" w:hAnsi="Cambria Math"/>
                      <w:i/>
                      <w:szCs w:val="32"/>
                    </w:rPr>
                  </m:ctrlPr>
                </m:e>
                <m:sub>
                  <m:r>
                    <m:rPr/>
                    <w:rPr>
                      <w:rFonts w:ascii="Cambria Math" w:hAnsi="Cambria Math"/>
                      <w:szCs w:val="32"/>
                    </w:rPr>
                    <m:t>2</m:t>
                  </m:r>
                  <m:ctrlPr>
                    <w:rPr>
                      <w:rFonts w:ascii="Cambria Math" w:hAnsi="Cambria Math"/>
                      <w:i/>
                      <w:szCs w:val="32"/>
                    </w:rPr>
                  </m:ctrlPr>
                </m:sub>
                <m:sup>
                  <m:d>
                    <m:dPr>
                      <m:begChr m:val="（"/>
                      <m:endChr m:val="）"/>
                      <m:ctrlPr>
                        <w:rPr>
                          <w:rFonts w:ascii="Cambria Math" w:hAnsi="Cambria Math"/>
                          <w:i/>
                          <w:szCs w:val="32"/>
                        </w:rPr>
                      </m:ctrlPr>
                    </m:dPr>
                    <m:e>
                      <m:r>
                        <m:rPr/>
                        <w:rPr>
                          <w:rFonts w:hint="eastAsia" w:ascii="Cambria Math" w:hAnsi="Cambria Math"/>
                          <w:szCs w:val="32"/>
                        </w:rPr>
                        <m:t>i</m:t>
                      </m:r>
                      <m:ctrlPr>
                        <w:rPr>
                          <w:rFonts w:ascii="Cambria Math" w:hAnsi="Cambria Math"/>
                          <w:i/>
                          <w:szCs w:val="32"/>
                        </w:rPr>
                      </m:ctrlPr>
                    </m:e>
                  </m:d>
                  <m:ctrlPr>
                    <w:rPr>
                      <w:rFonts w:ascii="Cambria Math" w:hAnsi="Cambria Math"/>
                      <w:i/>
                      <w:szCs w:val="32"/>
                    </w:rPr>
                  </m:ctrlPr>
                </m:sup>
              </m:sSubSup>
            </m:oMath>
            <w:r>
              <w:rPr>
                <w:rFonts w:hint="eastAsia"/>
                <w:szCs w:val="32"/>
              </w:rPr>
              <w:t xml:space="preserve"> of edge </w:t>
            </w:r>
            <m:oMath>
              <m:sSup>
                <m:sSupPr>
                  <m:ctrlPr>
                    <w:rPr>
                      <w:rFonts w:ascii="Cambria Math" w:hAnsi="Cambria Math"/>
                      <w:i/>
                      <w:szCs w:val="32"/>
                      <w:vertAlign w:val="superscript"/>
                    </w:rPr>
                  </m:ctrlPr>
                </m:sSupPr>
                <m:e>
                  <m:r>
                    <m:rPr/>
                    <w:rPr>
                      <w:rFonts w:ascii="Cambria Math" w:hAnsi="Cambria Math"/>
                      <w:szCs w:val="32"/>
                      <w:vertAlign w:val="superscript"/>
                    </w:rPr>
                    <m:t>b</m:t>
                  </m:r>
                  <m:ctrlPr>
                    <w:rPr>
                      <w:rFonts w:ascii="Cambria Math" w:hAnsi="Cambria Math"/>
                      <w:i/>
                      <w:szCs w:val="32"/>
                      <w:vertAlign w:val="superscript"/>
                    </w:rPr>
                  </m:ctrlPr>
                </m:e>
                <m:sup>
                  <m:d>
                    <m:dPr>
                      <m:begChr m:val="（"/>
                      <m:endChr m:val="）"/>
                      <m:ctrlPr>
                        <w:rPr>
                          <w:rFonts w:ascii="Cambria Math" w:hAnsi="Cambria Math"/>
                          <w:i/>
                          <w:szCs w:val="32"/>
                          <w:vertAlign w:val="superscript"/>
                        </w:rPr>
                      </m:ctrlPr>
                    </m:dPr>
                    <m:e>
                      <m:r>
                        <m:rPr/>
                        <w:rPr>
                          <w:rFonts w:ascii="Cambria Math" w:hAnsi="Cambria Math"/>
                          <w:szCs w:val="32"/>
                          <w:vertAlign w:val="superscript"/>
                        </w:rPr>
                        <m:t>i</m:t>
                      </m:r>
                      <m:ctrlPr>
                        <w:rPr>
                          <w:rFonts w:ascii="Cambria Math" w:hAnsi="Cambria Math"/>
                          <w:i/>
                          <w:szCs w:val="32"/>
                          <w:vertAlign w:val="superscript"/>
                        </w:rPr>
                      </m:ctrlPr>
                    </m:e>
                  </m:d>
                  <m:ctrlPr>
                    <w:rPr>
                      <w:rFonts w:ascii="Cambria Math" w:hAnsi="Cambria Math"/>
                      <w:i/>
                      <w:szCs w:val="32"/>
                      <w:vertAlign w:val="superscript"/>
                    </w:rPr>
                  </m:ctrlPr>
                </m:sup>
              </m:sSup>
              <w:commentRangeEnd w:id="4"/>
              <m:r>
                <m:rPr>
                  <m:sty m:val="p"/>
                </m:rPr>
                <w:rPr>
                  <w:rStyle w:val="18"/>
                </w:rPr>
                <w:commentReference w:id="4"/>
              </m:r>
            </m:oMath>
          </w:p>
        </w:tc>
      </w:tr>
    </w:tbl>
    <w:p w14:paraId="74C9451D">
      <w:pPr>
        <w:spacing w:line="400" w:lineRule="exact"/>
        <w:ind w:firstLine="420" w:firstLineChars="0"/>
        <w:rPr>
          <w:rFonts w:hint="eastAsia"/>
        </w:rPr>
      </w:pPr>
      <w:bookmarkStart w:id="6" w:name="_Toc11978"/>
      <w:bookmarkStart w:id="7" w:name="_Toc167001533"/>
      <w:r>
        <w:rPr>
          <w:rFonts w:hint="eastAsia"/>
        </w:rPr>
        <w:t xml:space="preserve">After the drug features and target features are input, the software will start the experiment. The experiments of </w:t>
      </w:r>
      <w:r>
        <w:rPr>
          <w:rFonts w:hint="eastAsia"/>
          <w:lang w:eastAsia="zh-CN"/>
        </w:rPr>
        <w:t>SAB</w:t>
      </w:r>
      <w:r>
        <w:rPr>
          <w:rFonts w:hint="eastAsia"/>
        </w:rPr>
        <w:t xml:space="preserve"> were conducted on a server with an AMD EPYC 7601 CPU and an NVIDIA GeForce RTX 3070 8G card, implemented in Python3.8</w:t>
      </w:r>
      <w:r>
        <w:rPr>
          <w:rFonts w:hint="eastAsia"/>
          <w:vertAlign w:val="superscript"/>
          <w:lang w:val="en-US" w:eastAsia="zh-CN"/>
        </w:rPr>
        <w:t>[29</w:t>
      </w:r>
      <w:r>
        <w:rPr>
          <w:rFonts w:hint="eastAsia"/>
          <w:vertAlign w:val="superscript"/>
        </w:rPr>
        <w:t>]</w:t>
      </w:r>
      <w:r>
        <w:rPr>
          <w:rFonts w:hint="eastAsia"/>
        </w:rPr>
        <w:t xml:space="preserve"> with PyTorch 1.12.1</w:t>
      </w:r>
      <w:r>
        <w:rPr>
          <w:rFonts w:hint="eastAsia"/>
          <w:vertAlign w:val="superscript"/>
        </w:rPr>
        <w:t>[</w:t>
      </w:r>
      <w:r>
        <w:rPr>
          <w:rFonts w:hint="eastAsia"/>
          <w:vertAlign w:val="superscript"/>
          <w:lang w:val="en-US" w:eastAsia="zh-CN"/>
        </w:rPr>
        <w:t>30</w:t>
      </w:r>
      <w:r>
        <w:rPr>
          <w:rFonts w:hint="eastAsia"/>
          <w:vertAlign w:val="superscript"/>
        </w:rPr>
        <w:t>]</w:t>
      </w:r>
      <w:r>
        <w:rPr>
          <w:rFonts w:hint="eastAsia"/>
        </w:rPr>
        <w:t xml:space="preserve"> environment, using functions from RDKit 2021.0</w:t>
      </w:r>
      <w:r>
        <w:rPr>
          <w:rFonts w:hint="eastAsia"/>
          <w:lang w:val="en-US" w:eastAsia="zh-CN"/>
        </w:rPr>
        <w:t>3</w:t>
      </w:r>
      <w:r>
        <w:rPr>
          <w:rFonts w:hint="eastAsia"/>
        </w:rPr>
        <w:t>.2</w:t>
      </w:r>
      <w:r>
        <w:rPr>
          <w:rFonts w:hint="eastAsia"/>
          <w:vertAlign w:val="superscript"/>
        </w:rPr>
        <w:t>[</w:t>
      </w:r>
      <w:r>
        <w:rPr>
          <w:rFonts w:hint="eastAsia"/>
          <w:vertAlign w:val="superscript"/>
          <w:lang w:val="en-US" w:eastAsia="zh-CN"/>
        </w:rPr>
        <w:t>31</w:t>
      </w:r>
      <w:r>
        <w:rPr>
          <w:rFonts w:hint="eastAsia"/>
          <w:vertAlign w:val="superscript"/>
        </w:rPr>
        <w:t>]</w:t>
      </w:r>
      <w:r>
        <w:rPr>
          <w:rFonts w:hint="eastAsia"/>
          <w:lang w:val="en-US" w:eastAsia="zh-CN"/>
        </w:rPr>
        <w:t xml:space="preserve">, </w:t>
      </w:r>
      <w:r>
        <w:rPr>
          <w:rFonts w:hint="eastAsia"/>
        </w:rPr>
        <w:t>Numpy1.23.5</w:t>
      </w:r>
      <w:r>
        <w:rPr>
          <w:rFonts w:hint="eastAsia"/>
          <w:vertAlign w:val="superscript"/>
        </w:rPr>
        <w:t>[3</w:t>
      </w:r>
      <w:r>
        <w:rPr>
          <w:rFonts w:hint="eastAsia"/>
          <w:vertAlign w:val="superscript"/>
          <w:lang w:val="en-US" w:eastAsia="zh-CN"/>
        </w:rPr>
        <w:t>2</w:t>
      </w:r>
      <w:r>
        <w:rPr>
          <w:rFonts w:hint="eastAsia"/>
          <w:vertAlign w:val="superscript"/>
        </w:rPr>
        <w:t>]</w:t>
      </w:r>
      <w:r>
        <w:rPr>
          <w:rFonts w:hint="eastAsia"/>
          <w:lang w:val="en-US" w:eastAsia="zh-CN"/>
        </w:rPr>
        <w:t xml:space="preserve">, </w:t>
      </w:r>
      <w:r>
        <w:rPr>
          <w:rFonts w:hint="eastAsia"/>
        </w:rPr>
        <w:t>scikit-learn1.2.2</w:t>
      </w:r>
      <w:r>
        <w:rPr>
          <w:rFonts w:hint="eastAsia"/>
          <w:vertAlign w:val="superscript"/>
        </w:rPr>
        <w:t>[3</w:t>
      </w:r>
      <w:r>
        <w:rPr>
          <w:rFonts w:hint="eastAsia"/>
          <w:vertAlign w:val="superscript"/>
          <w:lang w:val="en-US" w:eastAsia="zh-CN"/>
        </w:rPr>
        <w:t>3</w:t>
      </w:r>
      <w:r>
        <w:rPr>
          <w:rFonts w:hint="eastAsia"/>
          <w:vertAlign w:val="superscript"/>
        </w:rPr>
        <w:t>]</w:t>
      </w:r>
      <w:r>
        <w:rPr>
          <w:rFonts w:hint="eastAsia"/>
          <w:lang w:val="en-US" w:eastAsia="zh-CN"/>
        </w:rPr>
        <w:t xml:space="preserve">, </w:t>
      </w:r>
      <w:r>
        <w:rPr>
          <w:rFonts w:hint="eastAsia"/>
        </w:rPr>
        <w:t>Pand</w:t>
      </w:r>
      <w:r>
        <w:rPr>
          <w:rFonts w:hint="eastAsia"/>
          <w:lang w:val="en-US" w:eastAsia="zh-CN"/>
        </w:rPr>
        <w:t>as</w:t>
      </w:r>
      <w:r>
        <w:rPr>
          <w:rFonts w:hint="eastAsia"/>
        </w:rPr>
        <w:t>1.4.1</w:t>
      </w:r>
      <w:r>
        <w:rPr>
          <w:rFonts w:hint="eastAsia"/>
          <w:vertAlign w:val="superscript"/>
        </w:rPr>
        <w:t>[3</w:t>
      </w:r>
      <w:r>
        <w:rPr>
          <w:rFonts w:hint="eastAsia"/>
          <w:vertAlign w:val="superscript"/>
          <w:lang w:val="en-US" w:eastAsia="zh-CN"/>
        </w:rPr>
        <w:t>4</w:t>
      </w:r>
      <w:r>
        <w:rPr>
          <w:rFonts w:hint="eastAsia"/>
          <w:vertAlign w:val="superscript"/>
        </w:rPr>
        <w:t>]</w:t>
      </w:r>
      <w:r>
        <w:rPr>
          <w:rFonts w:hint="eastAsia"/>
        </w:rPr>
        <w:t>, torch-geometric 2.3.0</w:t>
      </w:r>
      <w:r>
        <w:rPr>
          <w:rFonts w:hint="eastAsia"/>
          <w:vertAlign w:val="superscript"/>
        </w:rPr>
        <w:t>[3</w:t>
      </w:r>
      <w:r>
        <w:rPr>
          <w:rFonts w:hint="eastAsia"/>
          <w:vertAlign w:val="superscript"/>
          <w:lang w:val="en-US" w:eastAsia="zh-CN"/>
        </w:rPr>
        <w:t>5</w:t>
      </w:r>
      <w:r>
        <w:rPr>
          <w:rFonts w:hint="eastAsia"/>
          <w:vertAlign w:val="superscript"/>
        </w:rPr>
        <w:t>]</w:t>
      </w:r>
      <w:r>
        <w:rPr>
          <w:rFonts w:hint="eastAsia"/>
        </w:rPr>
        <w:t>.</w:t>
      </w:r>
    </w:p>
    <w:p w14:paraId="686D5847">
      <w:pPr>
        <w:spacing w:line="400" w:lineRule="exact"/>
        <w:ind w:firstLine="420"/>
      </w:pPr>
      <w:r>
        <w:rPr>
          <w:rFonts w:hint="eastAsia"/>
        </w:rPr>
        <w:t xml:space="preserve">After preparing the data and designing the model, the next steps of forward propagation, loss computation, back propagation, and weight update are the core steps </w:t>
      </w:r>
      <w:r>
        <w:rPr>
          <w:rFonts w:hint="eastAsia"/>
          <w:lang w:val="en-US" w:eastAsia="zh-CN"/>
        </w:rPr>
        <w:t xml:space="preserve">in </w:t>
      </w:r>
      <w:r>
        <w:rPr>
          <w:rFonts w:hint="eastAsia"/>
        </w:rPr>
        <w:t>neural network training process.</w:t>
      </w:r>
    </w:p>
    <w:p w14:paraId="45E0879D">
      <w:pPr>
        <w:spacing w:line="400" w:lineRule="atLeast"/>
        <w:ind w:firstLine="420"/>
      </w:pPr>
      <w:r>
        <w:rPr>
          <w:rFonts w:hint="eastAsia"/>
          <w:b w:val="0"/>
          <w:bCs w:val="0"/>
          <w:i/>
          <w:iCs/>
        </w:rPr>
        <w:t>Forward propagation, compute loss and back</w:t>
      </w:r>
      <w:r>
        <w:rPr>
          <w:rFonts w:hint="eastAsia"/>
          <w:b w:val="0"/>
          <w:bCs w:val="0"/>
          <w:i/>
          <w:iCs/>
          <w:lang w:val="en-US" w:eastAsia="zh-CN"/>
        </w:rPr>
        <w:t xml:space="preserve"> </w:t>
      </w:r>
      <w:r>
        <w:rPr>
          <w:rFonts w:hint="eastAsia"/>
          <w:b w:val="0"/>
          <w:bCs w:val="0"/>
          <w:i/>
          <w:iCs/>
        </w:rPr>
        <w:t>propagation</w:t>
      </w:r>
      <w:r>
        <w:rPr>
          <w:rFonts w:hint="eastAsia"/>
          <w:b w:val="0"/>
          <w:bCs w:val="0"/>
          <w:i/>
          <w:iCs/>
          <w:lang w:val="en-US" w:eastAsia="zh-CN"/>
        </w:rPr>
        <w:t>.</w:t>
      </w:r>
      <w:r>
        <w:rPr>
          <w:rFonts w:hint="eastAsia"/>
          <w:b/>
          <w:bCs/>
        </w:rPr>
        <w:t xml:space="preserve"> </w:t>
      </w:r>
      <w:r>
        <w:rPr>
          <w:rFonts w:hint="eastAsia"/>
        </w:rPr>
        <w:t>During the training process of each iteration, when the network performs forward propagation, for each input sample, the network will randomly "</w:t>
      </w:r>
      <w:r>
        <w:rPr>
          <w:rFonts w:hint="eastAsia"/>
          <w:lang w:val="en-US" w:eastAsia="zh-CN"/>
        </w:rPr>
        <w:t>drops</w:t>
      </w:r>
      <w:r>
        <w:rPr>
          <w:rFonts w:hint="eastAsia"/>
        </w:rPr>
        <w:t xml:space="preserve">" (i.e., set to zero) the output of some neurons. This drop process is carried out according to a predetermined dropout rate. This is because compared </w:t>
      </w:r>
      <w:r>
        <w:rPr>
          <w:rFonts w:hint="eastAsia"/>
          <w:lang w:val="en-US" w:eastAsia="zh-CN"/>
        </w:rPr>
        <w:t xml:space="preserve">with </w:t>
      </w:r>
      <w:r>
        <w:rPr>
          <w:rFonts w:hint="eastAsia"/>
        </w:rPr>
        <w:t>classical machine learning models, deep learning models are more prone to overfitting and underfitting risks during training. Underfitting is often manifested as not fitting data well on the training set, while overfitting is manifested as good performance on the training set but poor performance on the validation and test sets</w:t>
      </w:r>
      <w:r>
        <w:rPr>
          <w:rFonts w:hint="eastAsia"/>
          <w:vertAlign w:val="superscript"/>
        </w:rPr>
        <w:t>[</w:t>
      </w:r>
      <w:r>
        <w:rPr>
          <w:rFonts w:hint="eastAsia"/>
          <w:vertAlign w:val="superscript"/>
          <w:lang w:val="en-US" w:eastAsia="zh-CN"/>
        </w:rPr>
        <w:t>36</w:t>
      </w:r>
      <w:r>
        <w:rPr>
          <w:rFonts w:hint="eastAsia"/>
          <w:vertAlign w:val="superscript"/>
        </w:rPr>
        <w:t>]</w:t>
      </w:r>
      <w:r>
        <w:rPr>
          <w:rFonts w:hint="eastAsia"/>
          <w:lang w:val="en-US" w:eastAsia="zh-CN"/>
        </w:rPr>
        <w:t>.</w:t>
      </w:r>
      <w:r>
        <w:rPr>
          <w:rFonts w:hint="eastAsia"/>
        </w:rPr>
        <w:t xml:space="preserve"> Regularization is a method to avoid overfitting and improve generalization ability. Common regularization techniques mainly include L1 regularization, L2 regularization, early stopping, dropout. Therefore, when training the </w:t>
      </w:r>
      <w:r>
        <w:rPr>
          <w:rFonts w:hint="eastAsia"/>
          <w:lang w:eastAsia="zh-CN"/>
        </w:rPr>
        <w:t>SAB</w:t>
      </w:r>
      <w:r>
        <w:rPr>
          <w:rFonts w:hint="eastAsia"/>
        </w:rPr>
        <w:t xml:space="preserve"> model, we </w:t>
      </w:r>
      <w:r>
        <w:rPr>
          <w:rFonts w:hint="eastAsia"/>
          <w:lang w:val="en-US" w:eastAsia="zh-CN"/>
        </w:rPr>
        <w:t>employ</w:t>
      </w:r>
      <w:r>
        <w:rPr>
          <w:rFonts w:hint="eastAsia"/>
        </w:rPr>
        <w:t>ed the dropout technique to avoid overfitting, and used the network output after dropout to calculate loss function value. In regression tasks, the mean squared error (MSE) is used as the model's loss function, with inputs being the predicted results and corresponding labels. All learnable parameters are jointly optimized through back</w:t>
      </w:r>
      <w:r>
        <w:rPr>
          <w:rFonts w:hint="eastAsia"/>
          <w:lang w:val="en-US" w:eastAsia="zh-CN"/>
        </w:rPr>
        <w:t xml:space="preserve"> </w:t>
      </w:r>
      <w:r>
        <w:rPr>
          <w:rFonts w:hint="eastAsia"/>
        </w:rPr>
        <w:t>propagation. In classification tasks, the classical binary cross entropy (BCE) is used as the</w:t>
      </w:r>
      <w:r>
        <w:rPr>
          <w:rFonts w:hint="eastAsia"/>
          <w:lang w:val="en-US" w:eastAsia="zh-CN"/>
        </w:rPr>
        <w:t xml:space="preserve"> model</w:t>
      </w:r>
      <w:r>
        <w:rPr>
          <w:rFonts w:hint="eastAsia"/>
        </w:rPr>
        <w:t>'s loss function:</w:t>
      </w:r>
    </w:p>
    <w:p w14:paraId="51BF7A7C">
      <w:pPr>
        <w:spacing w:line="400" w:lineRule="atLeast"/>
        <w:ind w:firstLine="42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loss</m:t>
                  </m:r>
                  <m:ctrlPr>
                    <w:rPr>
                      <w:rFonts w:ascii="Cambria Math" w:hAnsi="Cambria Math"/>
                      <w:i/>
                    </w:rPr>
                  </m:ctrlPr>
                </m:e>
                <m:sub>
                  <m:r>
                    <m:rPr/>
                    <w:rPr>
                      <w:rFonts w:ascii="Cambria Math" w:hAnsi="Cambria Math"/>
                    </w:rPr>
                    <m:t>BCE</m:t>
                  </m:r>
                  <m:ctrlPr>
                    <w:rPr>
                      <w:rFonts w:ascii="Cambria Math" w:hAnsi="Cambria Math"/>
                      <w:i/>
                    </w:rPr>
                  </m:ctrlPr>
                </m:sub>
              </m:sSub>
              <m:r>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d>
                    <m:dPr>
                      <m:begChr m:val="["/>
                      <m:endChr m:val="]"/>
                      <m:ctrlPr>
                        <w:rPr>
                          <w:rFonts w:ascii="Cambria Math" w:hAnsi="Cambria Math"/>
                          <w:i/>
                        </w:rPr>
                      </m:ctrlPr>
                    </m:dPr>
                    <m:e>
                      <m:r>
                        <m:rPr/>
                        <w:rPr>
                          <w:rFonts w:ascii="Cambria Math" w:hAnsi="Cambria Math"/>
                        </w:rPr>
                        <m:t>y lnp+</m:t>
                      </m:r>
                      <m:d>
                        <m:dPr>
                          <m:ctrlPr>
                            <w:rPr>
                              <w:rFonts w:ascii="Cambria Math" w:hAnsi="Cambria Math"/>
                              <w:i/>
                            </w:rPr>
                          </m:ctrlPr>
                        </m:dPr>
                        <m:e>
                          <m:r>
                            <m:rPr/>
                            <w:rPr>
                              <w:rFonts w:ascii="Cambria Math" w:hAnsi="Cambria Math"/>
                            </w:rPr>
                            <m:t>1−y</m:t>
                          </m:r>
                          <m:ctrlPr>
                            <w:rPr>
                              <w:rFonts w:ascii="Cambria Math" w:hAnsi="Cambria Math"/>
                              <w:i/>
                            </w:rPr>
                          </m:ctrlPr>
                        </m:e>
                      </m:d>
                      <m:r>
                        <m:rPr/>
                        <w:rPr>
                          <w:rFonts w:ascii="Cambria Math" w:hAnsi="Cambria Math"/>
                        </w:rPr>
                        <m:t> ln</m:t>
                      </m:r>
                      <m:d>
                        <m:dPr>
                          <m:ctrlPr>
                            <w:rPr>
                              <w:rFonts w:ascii="Cambria Math" w:hAnsi="Cambria Math"/>
                              <w:i/>
                            </w:rPr>
                          </m:ctrlPr>
                        </m:dPr>
                        <m:e>
                          <m:r>
                            <m:rPr/>
                            <w:rPr>
                              <w:rFonts w:ascii="Cambria Math" w:hAnsi="Cambria Math"/>
                            </w:rPr>
                            <m:t>1−p</m:t>
                          </m:r>
                          <m:ctrlPr>
                            <w:rPr>
                              <w:rFonts w:ascii="Cambria Math" w:hAnsi="Cambria Math"/>
                              <w:i/>
                            </w:rPr>
                          </m:ctrlPr>
                        </m:e>
                      </m:d>
                      <m:ctrlPr>
                        <w:rPr>
                          <w:rFonts w:ascii="Cambria Math" w:hAnsi="Cambria Math"/>
                          <w:i/>
                        </w:rPr>
                      </m:ctrlPr>
                    </m:e>
                  </m:d>
                  <m:ctrlPr>
                    <w:rPr>
                      <w:rFonts w:ascii="Cambria Math" w:hAnsi="Cambria Math"/>
                      <w:i/>
                    </w:rPr>
                  </m:ctrlPr>
                </m:e>
              </m:nary>
              <m:r>
                <m:rPr/>
                <w:rPr>
                  <w:rFonts w:hint="default" w:ascii="Cambria Math" w:hAnsi="Cambria Math"/>
                  <w:lang w:val="en-US" w:eastAsia="zh-CN"/>
                </w:rPr>
                <m:t xml:space="preserve">                         </m:t>
              </m:r>
              <m:d>
                <m:dPr>
                  <m:ctrlPr>
                    <w:rPr>
                      <w:rFonts w:ascii="Cambria Math" w:hAnsi="Cambria Math"/>
                    </w:rPr>
                  </m:ctrlPr>
                </m:dPr>
                <m:e>
                  <m:r>
                    <m:rPr>
                      <m:sty m:val="p"/>
                    </m:rPr>
                    <w:rPr>
                      <w:rFonts w:hint="eastAsia" w:ascii="Cambria Math" w:hAnsi="Cambria Math"/>
                    </w:rPr>
                    <m:t>1</m:t>
                  </m:r>
                  <m:r>
                    <m:rPr>
                      <m:sty m:val="p"/>
                    </m:rPr>
                    <w:rPr>
                      <w:rFonts w:hint="default" w:ascii="Cambria Math" w:hAnsi="Cambria Math"/>
                      <w:lang w:val="en-US" w:eastAsia="zh-CN"/>
                    </w:rPr>
                    <m:t>7</m:t>
                  </m:r>
                  <m:ctrlPr>
                    <w:rPr>
                      <w:rFonts w:ascii="Cambria Math" w:hAnsi="Cambria Math"/>
                    </w:rPr>
                  </m:ctrlPr>
                </m:e>
              </m:d>
              <m:ctrlPr>
                <w:rPr>
                  <w:rFonts w:ascii="Cambria Math" w:hAnsi="Cambria Math"/>
                  <w:i/>
                </w:rPr>
              </m:ctrlPr>
            </m:e>
          </m:eqArr>
        </m:oMath>
      </m:oMathPara>
    </w:p>
    <w:p w14:paraId="39CAC8D4">
      <w:pPr>
        <w:spacing w:line="400" w:lineRule="atLeast"/>
        <w:ind w:firstLine="420"/>
        <w:rPr>
          <w:rFonts w:hint="eastAsia" w:eastAsia="宋体"/>
          <w:lang w:val="en-US" w:eastAsia="zh-CN"/>
        </w:rPr>
      </w:pPr>
      <w:r>
        <w:rPr>
          <w:rFonts w:hint="eastAsia"/>
        </w:rPr>
        <w:t xml:space="preserve">Where </w:t>
      </w:r>
      <m:oMath>
        <m:r>
          <m:rPr/>
          <w:rPr>
            <w:rFonts w:ascii="Cambria Math" w:hAnsi="Cambria Math"/>
          </w:rPr>
          <m:t>p</m:t>
        </m:r>
      </m:oMath>
      <w:r>
        <w:rPr>
          <w:rFonts w:hint="eastAsia"/>
        </w:rPr>
        <w:t xml:space="preserve"> refers to the prediction and </w:t>
      </w:r>
      <m:oMath>
        <m:r>
          <m:rPr/>
          <w:rPr>
            <w:rFonts w:ascii="Cambria Math" w:hAnsi="Cambria Math"/>
          </w:rPr>
          <m:t>y</m:t>
        </m:r>
      </m:oMath>
      <w:r>
        <w:rPr>
          <w:rFonts w:hint="eastAsia"/>
        </w:rPr>
        <w:t xml:space="preserve"> refers to the label. If a drug interacts with the corresponding target, the label 1 is assigned the drug-target pair; if a drug does not interact with the corresponding target, the label 0 is assigned to the drug-target pair. The gradient is calculated on the loss function and backpropagation is performed. During back</w:t>
      </w:r>
      <w:r>
        <w:rPr>
          <w:rFonts w:hint="eastAsia"/>
          <w:lang w:val="en-US" w:eastAsia="zh-CN"/>
        </w:rPr>
        <w:t xml:space="preserve"> </w:t>
      </w:r>
      <w:r>
        <w:rPr>
          <w:rFonts w:hint="eastAsia"/>
        </w:rPr>
        <w:t>propagation, only the neurons that were retained (not dropped) during the forward propagation participate in gradient computation. The gradient is the derivative of a multivariate function at a point, pointing in the direction of the fastest increase of the loss function</w:t>
      </w:r>
      <w:r>
        <w:rPr>
          <w:rFonts w:hint="eastAsia"/>
          <w:lang w:val="en-US" w:eastAsia="zh-CN"/>
        </w:rPr>
        <w:t>.</w:t>
      </w:r>
    </w:p>
    <w:p w14:paraId="3387486E">
      <w:pPr>
        <w:spacing w:line="400" w:lineRule="atLeast"/>
        <w:ind w:firstLine="420"/>
      </w:pPr>
      <w:r>
        <w:rPr>
          <w:rFonts w:hint="eastAsia"/>
          <w:b w:val="0"/>
          <w:bCs w:val="0"/>
          <w:i/>
          <w:iCs/>
        </w:rPr>
        <w:t>Weight update</w:t>
      </w:r>
      <w:r>
        <w:rPr>
          <w:rFonts w:hint="eastAsia"/>
          <w:b w:val="0"/>
          <w:bCs w:val="0"/>
          <w:i/>
          <w:iCs/>
          <w:lang w:val="en-US" w:eastAsia="zh-CN"/>
        </w:rPr>
        <w:t>.</w:t>
      </w:r>
      <w:r>
        <w:rPr>
          <w:rFonts w:hint="eastAsia"/>
          <w:b/>
          <w:bCs/>
        </w:rPr>
        <w:t xml:space="preserve"> </w:t>
      </w:r>
      <w:r>
        <w:rPr>
          <w:rFonts w:hint="eastAsia"/>
        </w:rPr>
        <w:t xml:space="preserve">During the </w:t>
      </w:r>
      <w:r>
        <w:rPr>
          <w:rFonts w:hint="eastAsia"/>
          <w:lang w:eastAsia="zh-CN"/>
        </w:rPr>
        <w:t>SAB</w:t>
      </w:r>
      <w:r>
        <w:rPr>
          <w:rFonts w:hint="eastAsia"/>
        </w:rPr>
        <w:t xml:space="preserve"> model training, the adaptive moment estimation (Adam) optimizer was used to perform a gradient optimization, which is reflected in the weight update. In deep learning, we usually use the gradient to refer to the derivative of the loss function with respect to the model parameters. The </w:t>
      </w:r>
      <w:r>
        <w:rPr>
          <w:rFonts w:hint="eastAsia"/>
          <w:lang w:val="en-US" w:eastAsia="zh-CN"/>
        </w:rPr>
        <w:t xml:space="preserve">direction </w:t>
      </w:r>
      <w:r>
        <w:rPr>
          <w:rFonts w:hint="eastAsia"/>
        </w:rPr>
        <w:t>of the gradient vector points to the direction of the fastest growth of the loss function. Therefore, in order to minimize the loss function, we need to update the parameters</w:t>
      </w:r>
      <w:r>
        <w:rPr>
          <w:rFonts w:hint="eastAsia"/>
          <w:lang w:val="en-US" w:eastAsia="zh-CN"/>
        </w:rPr>
        <w:t xml:space="preserve"> </w:t>
      </w:r>
      <w:r>
        <w:rPr>
          <w:rFonts w:hint="eastAsia"/>
        </w:rPr>
        <w:t xml:space="preserve">in the opposite direction of the gradient. Dropout occurs again after this step, that is, it is applied again in the next forward propagation. Unlike the stochastic gradient optimizer, the Adam optimizer can flexibly adjust the learning rate to optimize the model. When training the model, it is necessary to minimize the </w:t>
      </w:r>
      <w:r>
        <w:rPr>
          <w:rFonts w:hint="eastAsia"/>
          <w:lang w:val="en-US" w:eastAsia="zh-CN"/>
        </w:rPr>
        <w:t xml:space="preserve">loss </w:t>
      </w:r>
      <w:r>
        <w:rPr>
          <w:rFonts w:hint="eastAsia"/>
        </w:rPr>
        <w:t>function between the labels and the predicted results. The modeling is divided into regression tasks and classification tasks</w:t>
      </w:r>
      <w:r>
        <w:rPr>
          <w:rFonts w:hint="eastAsia"/>
          <w:lang w:val="en-US" w:eastAsia="zh-CN"/>
        </w:rPr>
        <w:t>.</w:t>
      </w:r>
      <w:r>
        <w:rPr>
          <w:rFonts w:hint="eastAsia"/>
        </w:rPr>
        <w:t xml:space="preserve"> </w:t>
      </w:r>
      <w:r>
        <w:rPr>
          <w:rFonts w:hint="eastAsia"/>
          <w:lang w:val="en-US" w:eastAsia="zh-CN"/>
        </w:rPr>
        <w:t>T</w:t>
      </w:r>
      <w:r>
        <w:rPr>
          <w:rFonts w:hint="eastAsia"/>
        </w:rPr>
        <w:t>he regression task predicts the specific binding affinity value, reflecting the of the interaction between the drug and the target; the classification task predicts whether there is an interaction between the drug and the target.</w:t>
      </w:r>
    </w:p>
    <w:p w14:paraId="67F26E83">
      <w:pPr>
        <w:widowControl/>
        <w:spacing w:line="400" w:lineRule="exact"/>
        <w:ind w:firstLine="420"/>
        <w:jc w:val="left"/>
        <w:rPr>
          <w:rFonts w:ascii="宋体" w:hAnsi="宋体"/>
        </w:rPr>
      </w:pPr>
      <w:r>
        <w:rPr>
          <w:rFonts w:hint="eastAsia"/>
          <w:b w:val="0"/>
          <w:bCs w:val="0"/>
          <w:i/>
          <w:iCs/>
        </w:rPr>
        <w:t>Hyperparameter selection</w:t>
      </w:r>
      <w:r>
        <w:rPr>
          <w:rFonts w:hint="eastAsia"/>
          <w:b w:val="0"/>
          <w:bCs w:val="0"/>
          <w:i/>
          <w:iCs/>
          <w:lang w:val="en-US" w:eastAsia="zh-CN"/>
        </w:rPr>
        <w:t>.</w:t>
      </w:r>
      <w:r>
        <w:rPr>
          <w:rFonts w:hint="eastAsia"/>
          <w:b/>
          <w:bCs/>
        </w:rPr>
        <w:t xml:space="preserve"> </w:t>
      </w:r>
      <w:r>
        <w:rPr>
          <w:rFonts w:hint="eastAsia"/>
        </w:rPr>
        <w:t>Different hyperparameters can also lead to different computational results. For deep learning algorithms, hyperparameters mainly</w:t>
      </w:r>
      <w:r>
        <w:rPr>
          <w:rFonts w:hint="eastAsia"/>
          <w:lang w:val="en-US" w:eastAsia="zh-CN"/>
        </w:rPr>
        <w:t xml:space="preserve"> include</w:t>
      </w:r>
      <w:r>
        <w:rPr>
          <w:rFonts w:hint="eastAsia"/>
        </w:rPr>
        <w:t xml:space="preserve"> regularization coefficients, network architecture (e.g., the number of neurons per layer, the number of network layers, the activation function), and optimization-related hyperparameters</w:t>
      </w:r>
      <w:r>
        <w:rPr>
          <w:rFonts w:hint="eastAsia"/>
          <w:lang w:val="en-US" w:eastAsia="zh-CN"/>
        </w:rPr>
        <w:t xml:space="preserve"> (</w:t>
      </w:r>
      <w:r>
        <w:rPr>
          <w:rFonts w:hint="eastAsia"/>
        </w:rPr>
        <w:t xml:space="preserve">e.g., learning rate and batch size). Hyperparameters are different from learnable parameters; they are used to define the model architecture and model strategy. The purpose of hyperparameter search is to find the optimal values of these parameters to improve the model's performance. Common hyperparameter optimization methods mainly include Bayesian, grid search, random search, and neural architecture search. According to experience, grid search is a simple and practical hyperparameter search method, and </w:t>
      </w:r>
      <w:r>
        <w:rPr>
          <w:rFonts w:hint="eastAsia"/>
          <w:lang w:eastAsia="zh-CN"/>
        </w:rPr>
        <w:t>SAB</w:t>
      </w:r>
      <w:r>
        <w:rPr>
          <w:rFonts w:hint="eastAsia"/>
        </w:rPr>
        <w:t xml:space="preserve"> </w:t>
      </w:r>
      <w:r>
        <w:rPr>
          <w:rFonts w:hint="eastAsia"/>
          <w:lang w:val="en-US" w:eastAsia="zh-CN"/>
        </w:rPr>
        <w:t xml:space="preserve">uses </w:t>
      </w:r>
      <w:r>
        <w:rPr>
          <w:rFonts w:hint="eastAsia"/>
        </w:rPr>
        <w:t>grid search to optimize the model. Its basic idea is to traverse the given hyperparameter grid, try</w:t>
      </w:r>
      <w:r>
        <w:rPr>
          <w:rFonts w:hint="eastAsia"/>
          <w:lang w:val="en-US" w:eastAsia="zh-CN"/>
        </w:rPr>
        <w:t>ing</w:t>
      </w:r>
      <w:r>
        <w:rPr>
          <w:rFonts w:hint="eastAsia"/>
        </w:rPr>
        <w:t xml:space="preserve"> all possible combinations of hyperparameters, then select</w:t>
      </w:r>
      <w:r>
        <w:rPr>
          <w:rFonts w:hint="eastAsia"/>
          <w:lang w:val="en-US" w:eastAsia="zh-CN"/>
        </w:rPr>
        <w:t>ing</w:t>
      </w:r>
      <w:r>
        <w:rPr>
          <w:rFonts w:hint="eastAsia"/>
        </w:rPr>
        <w:t xml:space="preserve"> the best </w:t>
      </w:r>
      <w:r>
        <w:rPr>
          <w:rFonts w:hint="eastAsia"/>
          <w:lang w:val="en-US" w:eastAsia="zh-CN"/>
        </w:rPr>
        <w:t xml:space="preserve">one </w:t>
      </w:r>
      <w:r>
        <w:rPr>
          <w:rFonts w:hint="eastAsia"/>
        </w:rPr>
        <w:t xml:space="preserve">based on the performance on the validation set. In addition, the learning rate, the number of neurons per layer, and the dropout rate often have significant impact on the model's performance. The hyperparameter search range is shown in Table </w:t>
      </w:r>
      <w:r>
        <w:rPr>
          <w:rFonts w:hint="eastAsia"/>
          <w:lang w:val="en-US" w:eastAsia="zh-CN"/>
        </w:rPr>
        <w:t>3</w:t>
      </w:r>
      <w:r>
        <w:rPr>
          <w:rFonts w:hint="eastAsia"/>
        </w:rPr>
        <w:t>, with the ReLU activation function fixed, and the search was on three sets of parameters: learning rate, the number of neurons per layer, and the dropout rate. The model with the optimal MSE or AUROC on the set was saved and used to evaluate the final performance on the test set. The final selection was a batch size of 32, a learning rate of ×10-5, a dropout rate of 0.2, and 100 training layers.</w:t>
      </w:r>
    </w:p>
    <w:p w14:paraId="5A868D87">
      <w:pPr>
        <w:spacing w:line="360" w:lineRule="auto"/>
        <w:jc w:val="left"/>
        <w:rPr>
          <w:rFonts w:eastAsia="黑体" w:cs="Times New Roman"/>
          <w:sz w:val="21"/>
          <w:szCs w:val="20"/>
        </w:rPr>
      </w:pPr>
      <w:commentRangeStart w:id="5"/>
      <w:r>
        <w:rPr>
          <w:rFonts w:hint="eastAsia" w:eastAsia="黑体" w:cs="Times New Roman"/>
          <w:b/>
          <w:bCs/>
          <w:sz w:val="21"/>
          <w:szCs w:val="20"/>
        </w:rPr>
        <w:t xml:space="preserve">Table </w:t>
      </w:r>
      <w:r>
        <w:rPr>
          <w:rFonts w:hint="eastAsia" w:eastAsia="黑体" w:cs="Times New Roman"/>
          <w:b/>
          <w:bCs/>
          <w:sz w:val="21"/>
          <w:szCs w:val="20"/>
          <w:lang w:val="en-US" w:eastAsia="zh-CN"/>
        </w:rPr>
        <w:t>3.</w:t>
      </w:r>
      <w:r>
        <w:rPr>
          <w:rFonts w:hint="eastAsia" w:eastAsia="黑体" w:cs="Times New Roman"/>
          <w:b/>
          <w:bCs/>
          <w:sz w:val="21"/>
          <w:szCs w:val="20"/>
        </w:rPr>
        <w:t xml:space="preserve"> Hyperparameter settings of the </w:t>
      </w:r>
      <w:r>
        <w:rPr>
          <w:rFonts w:hint="eastAsia" w:eastAsia="黑体" w:cs="Times New Roman"/>
          <w:b/>
          <w:bCs/>
          <w:sz w:val="21"/>
          <w:szCs w:val="20"/>
          <w:lang w:eastAsia="zh-CN"/>
        </w:rPr>
        <w:t>SAB</w:t>
      </w:r>
      <w:r>
        <w:rPr>
          <w:rFonts w:hint="eastAsia" w:eastAsia="黑体" w:cs="Times New Roman"/>
          <w:b/>
          <w:bCs/>
          <w:sz w:val="21"/>
          <w:szCs w:val="20"/>
        </w:rPr>
        <w:t xml:space="preserve"> model</w:t>
      </w:r>
      <w:commentRangeEnd w:id="5"/>
      <w:r>
        <w:rPr>
          <w:rStyle w:val="18"/>
          <w:b/>
          <w:bCs/>
        </w:rPr>
        <w:commentReference w:id="5"/>
      </w:r>
    </w:p>
    <w:tbl>
      <w:tblPr>
        <w:tblStyle w:val="20"/>
        <w:tblW w:w="518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91"/>
        <w:gridCol w:w="2591"/>
      </w:tblGrid>
      <w:tr w14:paraId="1DDEDEC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2" w:hRule="atLeast"/>
          <w:jc w:val="center"/>
        </w:trPr>
        <w:tc>
          <w:tcPr>
            <w:tcW w:w="2591" w:type="dxa"/>
            <w:tcBorders>
              <w:top w:val="single" w:color="auto" w:sz="8" w:space="0"/>
              <w:left w:val="nil"/>
              <w:bottom w:val="single" w:color="auto" w:sz="6" w:space="0"/>
              <w:right w:val="nil"/>
              <w:insideH w:val="single" w:sz="6" w:space="0"/>
              <w:insideV w:val="nil"/>
              <w:tl2br w:val="nil"/>
              <w:tr2bl w:val="nil"/>
            </w:tcBorders>
          </w:tcPr>
          <w:p w14:paraId="76F04A22">
            <w:pPr>
              <w:spacing w:line="400" w:lineRule="atLeast"/>
              <w:jc w:val="center"/>
              <w:rPr>
                <w:sz w:val="21"/>
                <w:szCs w:val="21"/>
              </w:rPr>
            </w:pPr>
            <w:r>
              <w:rPr>
                <w:rFonts w:hint="eastAsia" w:eastAsia="黑体" w:cs="Times New Roman"/>
                <w:sz w:val="21"/>
                <w:szCs w:val="20"/>
              </w:rPr>
              <w:t>Hyperparameter</w:t>
            </w:r>
          </w:p>
        </w:tc>
        <w:tc>
          <w:tcPr>
            <w:tcW w:w="2591" w:type="dxa"/>
            <w:tcBorders>
              <w:top w:val="single" w:color="auto" w:sz="8" w:space="0"/>
              <w:bottom w:val="single" w:color="auto" w:sz="6" w:space="0"/>
              <w:right w:val="nil"/>
              <w:insideH w:val="single" w:sz="6" w:space="0"/>
              <w:insideV w:val="nil"/>
              <w:tl2br w:val="nil"/>
              <w:tr2bl w:val="nil"/>
            </w:tcBorders>
          </w:tcPr>
          <w:p w14:paraId="7B58EF3D">
            <w:pPr>
              <w:spacing w:line="400" w:lineRule="atLeast"/>
              <w:jc w:val="center"/>
              <w:rPr>
                <w:sz w:val="21"/>
                <w:szCs w:val="21"/>
              </w:rPr>
            </w:pPr>
            <w:r>
              <w:rPr>
                <w:rFonts w:hint="eastAsia"/>
                <w:sz w:val="21"/>
                <w:szCs w:val="21"/>
              </w:rPr>
              <w:t>Range of values</w:t>
            </w:r>
          </w:p>
        </w:tc>
      </w:tr>
      <w:tr w14:paraId="4443400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2" w:hRule="atLeast"/>
          <w:jc w:val="center"/>
        </w:trPr>
        <w:tc>
          <w:tcPr>
            <w:tcW w:w="2591" w:type="dxa"/>
          </w:tcPr>
          <w:p w14:paraId="0A15A6F4">
            <w:pPr>
              <w:spacing w:line="400" w:lineRule="atLeast"/>
              <w:jc w:val="center"/>
              <w:rPr>
                <w:sz w:val="21"/>
                <w:szCs w:val="21"/>
              </w:rPr>
            </w:pPr>
            <w:r>
              <w:rPr>
                <w:sz w:val="21"/>
                <w:szCs w:val="21"/>
              </w:rPr>
              <w:t>B</w:t>
            </w:r>
            <w:r>
              <w:rPr>
                <w:rFonts w:hint="eastAsia"/>
                <w:sz w:val="21"/>
                <w:szCs w:val="21"/>
              </w:rPr>
              <w:t>atch</w:t>
            </w:r>
            <w:r>
              <w:rPr>
                <w:sz w:val="21"/>
                <w:szCs w:val="21"/>
              </w:rPr>
              <w:t xml:space="preserve"> </w:t>
            </w:r>
            <w:r>
              <w:rPr>
                <w:rFonts w:hint="eastAsia"/>
                <w:sz w:val="21"/>
                <w:szCs w:val="21"/>
              </w:rPr>
              <w:t>size</w:t>
            </w:r>
          </w:p>
        </w:tc>
        <w:tc>
          <w:tcPr>
            <w:tcW w:w="2591" w:type="dxa"/>
          </w:tcPr>
          <w:p w14:paraId="7BB2A1A0">
            <w:pPr>
              <w:spacing w:line="400" w:lineRule="atLeast"/>
              <w:jc w:val="center"/>
              <w:rPr>
                <w:sz w:val="21"/>
                <w:szCs w:val="21"/>
              </w:rPr>
            </w:pPr>
            <w:r>
              <w:rPr>
                <w:rFonts w:hint="eastAsia"/>
                <w:sz w:val="21"/>
                <w:szCs w:val="21"/>
              </w:rPr>
              <w:t>32</w:t>
            </w:r>
          </w:p>
          <w:p w14:paraId="0EEF5FCE">
            <w:pPr>
              <w:spacing w:line="400" w:lineRule="atLeast"/>
              <w:jc w:val="center"/>
              <w:rPr>
                <w:sz w:val="21"/>
                <w:szCs w:val="21"/>
              </w:rPr>
            </w:pPr>
            <w:r>
              <w:rPr>
                <w:rFonts w:hint="eastAsia"/>
                <w:sz w:val="21"/>
                <w:szCs w:val="21"/>
              </w:rPr>
              <w:t>64</w:t>
            </w:r>
          </w:p>
          <w:p w14:paraId="103B0BE0">
            <w:pPr>
              <w:spacing w:line="400" w:lineRule="atLeast"/>
              <w:jc w:val="center"/>
              <w:rPr>
                <w:sz w:val="21"/>
                <w:szCs w:val="21"/>
              </w:rPr>
            </w:pPr>
            <w:r>
              <w:rPr>
                <w:rFonts w:hint="eastAsia"/>
                <w:sz w:val="21"/>
                <w:szCs w:val="21"/>
              </w:rPr>
              <w:t>128</w:t>
            </w:r>
          </w:p>
        </w:tc>
      </w:tr>
      <w:tr w14:paraId="37825F3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2" w:hRule="atLeast"/>
          <w:jc w:val="center"/>
        </w:trPr>
        <w:tc>
          <w:tcPr>
            <w:tcW w:w="2591" w:type="dxa"/>
          </w:tcPr>
          <w:p w14:paraId="62FC3A76">
            <w:pPr>
              <w:spacing w:line="400" w:lineRule="atLeast"/>
              <w:jc w:val="center"/>
              <w:rPr>
                <w:sz w:val="21"/>
                <w:szCs w:val="21"/>
              </w:rPr>
            </w:pPr>
          </w:p>
          <w:p w14:paraId="015BAC9E">
            <w:pPr>
              <w:spacing w:line="400" w:lineRule="atLeast"/>
              <w:jc w:val="center"/>
              <w:rPr>
                <w:sz w:val="21"/>
                <w:szCs w:val="21"/>
              </w:rPr>
            </w:pPr>
            <w:r>
              <w:rPr>
                <w:rFonts w:hint="eastAsia"/>
                <w:sz w:val="21"/>
                <w:szCs w:val="21"/>
              </w:rPr>
              <w:t>Learning rate</w:t>
            </w:r>
          </w:p>
        </w:tc>
        <w:tc>
          <w:tcPr>
            <w:tcW w:w="2591" w:type="dxa"/>
          </w:tcPr>
          <w:p w14:paraId="34F9E485">
            <w:pPr>
              <w:spacing w:line="400" w:lineRule="atLeast"/>
              <w:jc w:val="center"/>
              <w:rPr>
                <w:sz w:val="21"/>
                <w:szCs w:val="21"/>
                <w:vertAlign w:val="superscript"/>
              </w:rPr>
            </w:pPr>
            <w:r>
              <w:rPr>
                <w:rFonts w:hint="eastAsia"/>
                <w:sz w:val="21"/>
                <w:szCs w:val="21"/>
              </w:rPr>
              <w:t>1×1</w:t>
            </w:r>
            <w:r>
              <w:rPr>
                <w:sz w:val="21"/>
                <w:szCs w:val="21"/>
              </w:rPr>
              <w:t>0</w:t>
            </w:r>
            <w:r>
              <w:rPr>
                <w:sz w:val="21"/>
                <w:szCs w:val="21"/>
                <w:vertAlign w:val="superscript"/>
              </w:rPr>
              <w:t>-2</w:t>
            </w:r>
          </w:p>
          <w:p w14:paraId="71C081DB">
            <w:pPr>
              <w:spacing w:line="400" w:lineRule="atLeast"/>
              <w:jc w:val="center"/>
              <w:rPr>
                <w:sz w:val="21"/>
                <w:szCs w:val="21"/>
                <w:vertAlign w:val="superscript"/>
              </w:rPr>
            </w:pPr>
            <w:r>
              <w:rPr>
                <w:rFonts w:hint="eastAsia"/>
                <w:sz w:val="21"/>
                <w:szCs w:val="21"/>
              </w:rPr>
              <w:t>1×1</w:t>
            </w:r>
            <w:r>
              <w:rPr>
                <w:sz w:val="21"/>
                <w:szCs w:val="21"/>
              </w:rPr>
              <w:t>0</w:t>
            </w:r>
            <w:r>
              <w:rPr>
                <w:sz w:val="21"/>
                <w:szCs w:val="21"/>
                <w:vertAlign w:val="superscript"/>
              </w:rPr>
              <w:t>-3</w:t>
            </w:r>
          </w:p>
          <w:p w14:paraId="0142951A">
            <w:pPr>
              <w:spacing w:line="400" w:lineRule="atLeast"/>
              <w:jc w:val="center"/>
              <w:rPr>
                <w:sz w:val="21"/>
                <w:szCs w:val="21"/>
                <w:vertAlign w:val="superscript"/>
              </w:rPr>
            </w:pPr>
            <w:r>
              <w:rPr>
                <w:rFonts w:hint="eastAsia"/>
                <w:sz w:val="21"/>
                <w:szCs w:val="21"/>
              </w:rPr>
              <w:t>1×1</w:t>
            </w:r>
            <w:r>
              <w:rPr>
                <w:sz w:val="21"/>
                <w:szCs w:val="21"/>
              </w:rPr>
              <w:t>0</w:t>
            </w:r>
            <w:r>
              <w:rPr>
                <w:sz w:val="21"/>
                <w:szCs w:val="21"/>
                <w:vertAlign w:val="superscript"/>
              </w:rPr>
              <w:t>-4</w:t>
            </w:r>
          </w:p>
          <w:p w14:paraId="725EBCEA">
            <w:pPr>
              <w:spacing w:line="400" w:lineRule="atLeast"/>
              <w:jc w:val="center"/>
              <w:rPr>
                <w:sz w:val="21"/>
                <w:szCs w:val="21"/>
                <w:vertAlign w:val="superscript"/>
              </w:rPr>
            </w:pPr>
            <w:r>
              <w:rPr>
                <w:rFonts w:hint="eastAsia"/>
                <w:sz w:val="21"/>
                <w:szCs w:val="21"/>
              </w:rPr>
              <w:t>5×1</w:t>
            </w:r>
            <w:r>
              <w:rPr>
                <w:sz w:val="21"/>
                <w:szCs w:val="21"/>
              </w:rPr>
              <w:t>0</w:t>
            </w:r>
            <w:r>
              <w:rPr>
                <w:sz w:val="21"/>
                <w:szCs w:val="21"/>
                <w:vertAlign w:val="superscript"/>
              </w:rPr>
              <w:t>-</w:t>
            </w:r>
            <w:r>
              <w:rPr>
                <w:rFonts w:hint="eastAsia"/>
                <w:sz w:val="21"/>
                <w:szCs w:val="21"/>
                <w:vertAlign w:val="superscript"/>
              </w:rPr>
              <w:t>5</w:t>
            </w:r>
          </w:p>
        </w:tc>
      </w:tr>
      <w:tr w14:paraId="2DBE854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2" w:hRule="atLeast"/>
          <w:jc w:val="center"/>
        </w:trPr>
        <w:tc>
          <w:tcPr>
            <w:tcW w:w="2591" w:type="dxa"/>
            <w:tcBorders>
              <w:bottom w:val="single" w:color="auto" w:sz="12" w:space="0"/>
            </w:tcBorders>
          </w:tcPr>
          <w:p w14:paraId="1F8C5A57">
            <w:pPr>
              <w:spacing w:line="400" w:lineRule="atLeast"/>
              <w:jc w:val="center"/>
              <w:rPr>
                <w:sz w:val="21"/>
                <w:szCs w:val="21"/>
              </w:rPr>
            </w:pPr>
            <w:r>
              <w:rPr>
                <w:sz w:val="21"/>
                <w:szCs w:val="21"/>
              </w:rPr>
              <w:t>D</w:t>
            </w:r>
            <w:r>
              <w:rPr>
                <w:rFonts w:hint="eastAsia"/>
                <w:sz w:val="21"/>
                <w:szCs w:val="21"/>
              </w:rPr>
              <w:t>ropout</w:t>
            </w:r>
          </w:p>
        </w:tc>
        <w:tc>
          <w:tcPr>
            <w:tcW w:w="2591" w:type="dxa"/>
            <w:tcBorders>
              <w:bottom w:val="single" w:color="auto" w:sz="12" w:space="0"/>
            </w:tcBorders>
          </w:tcPr>
          <w:p w14:paraId="66727167">
            <w:pPr>
              <w:spacing w:line="400" w:lineRule="atLeast"/>
              <w:jc w:val="center"/>
              <w:rPr>
                <w:sz w:val="21"/>
                <w:szCs w:val="21"/>
              </w:rPr>
            </w:pPr>
            <w:r>
              <w:rPr>
                <w:sz w:val="21"/>
                <w:szCs w:val="21"/>
              </w:rPr>
              <w:t>0.1</w:t>
            </w:r>
          </w:p>
          <w:p w14:paraId="4F75664B">
            <w:pPr>
              <w:spacing w:line="400" w:lineRule="atLeast"/>
              <w:jc w:val="center"/>
              <w:rPr>
                <w:sz w:val="21"/>
                <w:szCs w:val="21"/>
              </w:rPr>
            </w:pPr>
            <w:r>
              <w:rPr>
                <w:rFonts w:hint="eastAsia"/>
                <w:sz w:val="21"/>
                <w:szCs w:val="21"/>
              </w:rPr>
              <w:t>0.2</w:t>
            </w:r>
          </w:p>
          <w:p w14:paraId="65E217F8">
            <w:pPr>
              <w:spacing w:line="400" w:lineRule="atLeast"/>
              <w:jc w:val="center"/>
              <w:rPr>
                <w:sz w:val="21"/>
                <w:szCs w:val="21"/>
              </w:rPr>
            </w:pPr>
            <w:r>
              <w:rPr>
                <w:rFonts w:hint="eastAsia"/>
                <w:sz w:val="21"/>
                <w:szCs w:val="21"/>
              </w:rPr>
              <w:t>0</w:t>
            </w:r>
            <w:r>
              <w:rPr>
                <w:sz w:val="21"/>
                <w:szCs w:val="21"/>
              </w:rPr>
              <w:t>.3</w:t>
            </w:r>
          </w:p>
        </w:tc>
      </w:tr>
      <w:bookmarkEnd w:id="6"/>
      <w:bookmarkEnd w:id="7"/>
    </w:tbl>
    <w:p w14:paraId="010C8649">
      <w:pPr>
        <w:spacing w:line="400" w:lineRule="atLeast"/>
      </w:pPr>
    </w:p>
    <w:p w14:paraId="5888518B">
      <w:pPr>
        <w:spacing w:line="400" w:lineRule="atLeast"/>
        <w:ind w:firstLine="420"/>
      </w:pPr>
      <w:r>
        <w:rPr>
          <w:rFonts w:hint="eastAsia"/>
          <w:b w:val="0"/>
          <w:bCs w:val="0"/>
          <w:i/>
          <w:iCs/>
        </w:rPr>
        <w:t>Model evaluation metrics</w:t>
      </w:r>
      <w:r>
        <w:rPr>
          <w:rFonts w:hint="eastAsia"/>
          <w:b w:val="0"/>
          <w:bCs w:val="0"/>
          <w:i/>
          <w:iCs/>
          <w:lang w:val="en-US" w:eastAsia="zh-CN"/>
        </w:rPr>
        <w:t>.</w:t>
      </w:r>
      <w:r>
        <w:rPr>
          <w:rFonts w:hint="eastAsia"/>
          <w:b/>
          <w:bCs/>
        </w:rPr>
        <w:t xml:space="preserve"> </w:t>
      </w:r>
      <w:r>
        <w:rPr>
          <w:rFonts w:hint="eastAsia"/>
        </w:rPr>
        <w:t>In order to measure the performance of the DTI model, it is necessary to make predictions for each sample in the training set, validation set and test set using the model, and then calculate the evaluation metrics based on the model's predicted results and the given labels. For regression tasks, the model's is evaluated using the consistency index (CI), mean squared error (MSE), and r</w:t>
      </w:r>
      <w:r>
        <w:rPr>
          <w:vertAlign w:val="superscript"/>
        </w:rPr>
        <w:t>2</w:t>
      </w:r>
      <w:r>
        <w:rPr>
          <w:rFonts w:hint="eastAsia"/>
          <w:sz w:val="21"/>
          <w:szCs w:val="20"/>
          <w:vertAlign w:val="subscript"/>
        </w:rPr>
        <w:t>m</w:t>
      </w:r>
      <w:r>
        <w:rPr>
          <w:rFonts w:hint="eastAsia"/>
        </w:rPr>
        <w:t>. The higher the CI and r</w:t>
      </w:r>
      <w:r>
        <w:rPr>
          <w:vertAlign w:val="superscript"/>
        </w:rPr>
        <w:t>2</w:t>
      </w:r>
      <w:r>
        <w:rPr>
          <w:rFonts w:hint="eastAsia"/>
          <w:sz w:val="21"/>
          <w:szCs w:val="20"/>
          <w:vertAlign w:val="subscript"/>
        </w:rPr>
        <w:t>m</w:t>
      </w:r>
      <w:r>
        <w:rPr>
          <w:rFonts w:hint="eastAsia"/>
          <w:sz w:val="21"/>
          <w:szCs w:val="20"/>
          <w:vertAlign w:val="subscript"/>
          <w:lang w:val="en-US" w:eastAsia="zh-CN"/>
        </w:rPr>
        <w:t xml:space="preserve"> </w:t>
      </w:r>
      <w:r>
        <w:rPr>
          <w:rFonts w:hint="eastAsia"/>
          <w:sz w:val="21"/>
          <w:szCs w:val="20"/>
          <w:vertAlign w:val="baseline"/>
          <w:lang w:val="en-US" w:eastAsia="zh-CN"/>
        </w:rPr>
        <w:t>are</w:t>
      </w:r>
      <w:r>
        <w:rPr>
          <w:rFonts w:hint="eastAsia"/>
        </w:rPr>
        <w:t>, the lower MSE</w:t>
      </w:r>
      <w:r>
        <w:rPr>
          <w:rFonts w:hint="eastAsia"/>
          <w:lang w:val="en-US" w:eastAsia="zh-CN"/>
        </w:rPr>
        <w:t xml:space="preserve"> is</w:t>
      </w:r>
      <w:r>
        <w:rPr>
          <w:rFonts w:hint="eastAsia"/>
        </w:rPr>
        <w:t>,</w:t>
      </w:r>
      <w:r>
        <w:rPr>
          <w:rFonts w:hint="eastAsia"/>
          <w:lang w:val="en-US" w:eastAsia="zh-CN"/>
        </w:rPr>
        <w:t xml:space="preserve"> and </w:t>
      </w:r>
      <w:r>
        <w:rPr>
          <w:rFonts w:hint="eastAsia"/>
        </w:rPr>
        <w:t>the better the model's predictive performance.</w:t>
      </w:r>
    </w:p>
    <w:p w14:paraId="00AD3617">
      <w:pPr>
        <w:spacing w:line="400" w:lineRule="atLeast"/>
        <w:ind w:firstLine="420"/>
        <w:rPr>
          <w:szCs w:val="24"/>
        </w:rPr>
      </w:pPr>
      <w:r>
        <w:rPr>
          <w:rFonts w:hint="eastAsia"/>
          <w:szCs w:val="24"/>
        </w:rPr>
        <w:t xml:space="preserve">The formula for calculating the CI index is shown in </w:t>
      </w:r>
      <w:r>
        <w:rPr>
          <w:rFonts w:hint="eastAsia"/>
          <w:szCs w:val="24"/>
          <w:lang w:val="en-US" w:eastAsia="zh-CN"/>
        </w:rPr>
        <w:t xml:space="preserve">formula </w:t>
      </w:r>
      <w:r>
        <w:rPr>
          <w:rFonts w:hint="eastAsia"/>
          <w:szCs w:val="24"/>
        </w:rPr>
        <w:t>(1</w:t>
      </w:r>
      <w:r>
        <w:rPr>
          <w:rFonts w:hint="eastAsia"/>
          <w:szCs w:val="24"/>
          <w:lang w:val="en-US" w:eastAsia="zh-CN"/>
        </w:rPr>
        <w:t>8</w:t>
      </w:r>
      <w:r>
        <w:rPr>
          <w:rFonts w:hint="eastAsia"/>
          <w:szCs w:val="24"/>
        </w:rPr>
        <w:t>):</w:t>
      </w:r>
    </w:p>
    <w:p w14:paraId="1000C136">
      <w:pPr>
        <w:spacing w:line="400" w:lineRule="atLeast"/>
        <w:ind w:firstLine="420"/>
        <w:rPr>
          <w:szCs w:val="24"/>
        </w:rPr>
      </w:pPr>
      <m:oMathPara>
        <m:oMathParaPr>
          <m:jc m:val="right"/>
        </m:oMathParaPr>
        <m:oMath>
          <m:eqArr>
            <m:eqArrPr>
              <m:maxDist m:val="1"/>
              <m:ctrlPr>
                <w:rPr>
                  <w:rFonts w:ascii="Cambria Math" w:hAnsi="Cambria Math"/>
                  <w:i/>
                  <w:szCs w:val="24"/>
                </w:rPr>
              </m:ctrlPr>
            </m:eqArrPr>
            <m:e>
              <m:r>
                <m:rPr/>
                <w:rPr>
                  <w:rFonts w:ascii="Cambria Math" w:hAnsi="Cambria Math"/>
                  <w:szCs w:val="24"/>
                </w:rPr>
                <m:t>CI=</m:t>
              </m:r>
              <m:f>
                <m:fPr>
                  <m:ctrlPr>
                    <w:rPr>
                      <w:rFonts w:ascii="Cambria Math" w:hAnsi="Cambria Math"/>
                      <w:szCs w:val="24"/>
                    </w:rPr>
                  </m:ctrlPr>
                </m:fPr>
                <m:num>
                  <m:r>
                    <m:rPr/>
                    <w:rPr>
                      <w:rFonts w:ascii="Cambria Math" w:hAnsi="Cambria Math"/>
                      <w:szCs w:val="24"/>
                    </w:rPr>
                    <m:t>1</m:t>
                  </m:r>
                  <m:ctrlPr>
                    <w:rPr>
                      <w:rFonts w:ascii="Cambria Math" w:hAnsi="Cambria Math"/>
                      <w:i/>
                      <w:szCs w:val="24"/>
                    </w:rPr>
                  </m:ctrlPr>
                </m:num>
                <m:den>
                  <m:r>
                    <m:rPr/>
                    <w:rPr>
                      <w:rFonts w:ascii="Cambria Math" w:hAnsi="Cambria Math"/>
                      <w:szCs w:val="24"/>
                    </w:rPr>
                    <m:t>Z</m:t>
                  </m:r>
                  <m:ctrlPr>
                    <w:rPr>
                      <w:rFonts w:ascii="Cambria Math" w:hAnsi="Cambria Math"/>
                      <w:i/>
                      <w:szCs w:val="24"/>
                    </w:rPr>
                  </m:ctrlPr>
                </m:den>
              </m:f>
              <m:nary>
                <m:naryPr>
                  <m:chr m:val="∑"/>
                  <m:supHide m:val="1"/>
                  <m:ctrlPr>
                    <w:rPr>
                      <w:rFonts w:ascii="Cambria Math" w:hAnsi="Cambria Math"/>
                      <w:szCs w:val="24"/>
                    </w:rPr>
                  </m:ctrlPr>
                </m:naryPr>
                <m:sub>
                  <m:sSub>
                    <m:sSubPr>
                      <m:ctrlPr>
                        <w:rPr>
                          <w:rFonts w:ascii="Cambria Math" w:hAnsi="Cambria Math"/>
                          <w:i/>
                          <w:szCs w:val="24"/>
                        </w:rPr>
                      </m:ctrlPr>
                    </m:sSubPr>
                    <m:e>
                      <m:r>
                        <m:rPr/>
                        <w:rPr>
                          <w:rFonts w:ascii="Cambria Math" w:hAnsi="Cambria Math"/>
                          <w:szCs w:val="24"/>
                        </w:rPr>
                        <m:t>δ</m:t>
                      </m:r>
                      <m:ctrlPr>
                        <w:rPr>
                          <w:rFonts w:ascii="Cambria Math" w:hAnsi="Cambria Math"/>
                          <w:i/>
                          <w:szCs w:val="24"/>
                        </w:rPr>
                      </m:ctrlPr>
                    </m:e>
                    <m:sub>
                      <m:r>
                        <m:rPr/>
                        <w:rPr>
                          <w:rFonts w:hint="eastAsia" w:ascii="Cambria Math" w:hAnsi="Cambria Math"/>
                          <w:szCs w:val="24"/>
                        </w:rPr>
                        <m:t>i</m:t>
                      </m:r>
                      <m:ctrlPr>
                        <w:rPr>
                          <w:rFonts w:ascii="Cambria Math" w:hAnsi="Cambria Math"/>
                          <w:i/>
                          <w:szCs w:val="24"/>
                        </w:rPr>
                      </m:ctrlPr>
                    </m:sub>
                  </m:sSub>
                  <m:r>
                    <m:rPr/>
                    <w:rPr>
                      <w:rFonts w:ascii="Cambria Math" w:hAnsi="Cambria Math"/>
                      <w:szCs w:val="24"/>
                    </w:rPr>
                    <m:t>&gt;</m:t>
                  </m:r>
                  <m:sSub>
                    <m:sSubPr>
                      <m:ctrlPr>
                        <w:rPr>
                          <w:rFonts w:ascii="Cambria Math" w:hAnsi="Cambria Math"/>
                          <w:i/>
                          <w:szCs w:val="24"/>
                        </w:rPr>
                      </m:ctrlPr>
                    </m:sSubPr>
                    <m:e>
                      <m:r>
                        <m:rPr>
                          <m:sty m:val="p"/>
                        </m:rPr>
                        <w:rPr>
                          <w:rFonts w:ascii="Cambria Math" w:hAnsi="Cambria Math"/>
                          <w:szCs w:val="24"/>
                        </w:rPr>
                        <m:t>δ</m:t>
                      </m:r>
                      <m:ctrlPr>
                        <w:rPr>
                          <w:rFonts w:ascii="Cambria Math" w:hAnsi="Cambria Math"/>
                          <w:i/>
                          <w:szCs w:val="24"/>
                        </w:rPr>
                      </m:ctrlPr>
                    </m:e>
                    <m:sub>
                      <m:r>
                        <m:rPr/>
                        <w:rPr>
                          <w:rFonts w:ascii="Cambria Math" w:hAnsi="Cambria Math"/>
                          <w:szCs w:val="24"/>
                        </w:rPr>
                        <m:t>j</m:t>
                      </m:r>
                      <m:ctrlPr>
                        <w:rPr>
                          <w:rFonts w:ascii="Cambria Math" w:hAnsi="Cambria Math"/>
                          <w:i/>
                          <w:szCs w:val="24"/>
                        </w:rPr>
                      </m:ctrlPr>
                    </m:sub>
                  </m:sSub>
                  <m:ctrlPr>
                    <w:rPr>
                      <w:rFonts w:ascii="Cambria Math" w:hAnsi="Cambria Math"/>
                      <w:i/>
                      <w:szCs w:val="24"/>
                    </w:rPr>
                  </m:ctrlPr>
                </m:sub>
                <m:sup>
                  <m:ctrlPr>
                    <w:rPr>
                      <w:rFonts w:ascii="Cambria Math" w:hAnsi="Cambria Math"/>
                      <w:i/>
                      <w:szCs w:val="24"/>
                    </w:rPr>
                  </m:ctrlPr>
                </m:sup>
                <m:e>
                  <m:r>
                    <m:rPr/>
                    <w:rPr>
                      <w:rFonts w:ascii="Cambria Math" w:hAnsi="Cambria Math"/>
                      <w:szCs w:val="24"/>
                    </w:rPr>
                    <m:t>b</m:t>
                  </m:r>
                  <m:d>
                    <m:dPr>
                      <m:ctrlPr>
                        <w:rPr>
                          <w:rFonts w:ascii="Cambria Math" w:hAnsi="Cambria Math"/>
                          <w:i/>
                          <w:szCs w:val="24"/>
                        </w:rPr>
                      </m:ctrlPr>
                    </m:dPr>
                    <m:e>
                      <m:sSub>
                        <m:sSubPr>
                          <m:ctrlPr>
                            <w:rPr>
                              <w:rFonts w:ascii="Cambria Math" w:hAnsi="Cambria Math"/>
                              <w:i/>
                              <w:szCs w:val="24"/>
                            </w:rPr>
                          </m:ctrlPr>
                        </m:sSubPr>
                        <m:e>
                          <m:r>
                            <m:rPr/>
                            <w:rPr>
                              <w:rFonts w:ascii="Cambria Math" w:hAnsi="Cambria Math"/>
                              <w:szCs w:val="24"/>
                            </w:rPr>
                            <m:t>b</m:t>
                          </m:r>
                          <m:ctrlPr>
                            <w:rPr>
                              <w:rFonts w:ascii="Cambria Math" w:hAnsi="Cambria Math"/>
                              <w:i/>
                              <w:szCs w:val="24"/>
                            </w:rPr>
                          </m:ctrlPr>
                        </m:e>
                        <m:sub>
                          <m:r>
                            <m:rPr/>
                            <w:rPr>
                              <w:rFonts w:ascii="Cambria Math" w:hAnsi="Cambria Math"/>
                              <w:szCs w:val="24"/>
                            </w:rPr>
                            <m:t>i</m:t>
                          </m:r>
                          <m:ctrlPr>
                            <w:rPr>
                              <w:rFonts w:ascii="Cambria Math" w:hAnsi="Cambria Math"/>
                              <w:i/>
                              <w:szCs w:val="24"/>
                            </w:rPr>
                          </m:ctrlPr>
                        </m:sub>
                      </m:sSub>
                      <m:r>
                        <m:rPr/>
                        <w:rPr>
                          <w:rFonts w:ascii="Cambria Math" w:hAnsi="Cambria Math"/>
                          <w:szCs w:val="24"/>
                        </w:rPr>
                        <m:t>−</m:t>
                      </m:r>
                      <m:sSub>
                        <m:sSubPr>
                          <m:ctrlPr>
                            <w:rPr>
                              <w:rFonts w:ascii="Cambria Math" w:hAnsi="Cambria Math"/>
                              <w:i/>
                              <w:szCs w:val="24"/>
                            </w:rPr>
                          </m:ctrlPr>
                        </m:sSubPr>
                        <m:e>
                          <m:r>
                            <m:rPr/>
                            <w:rPr>
                              <w:rFonts w:ascii="Cambria Math" w:hAnsi="Cambria Math"/>
                              <w:szCs w:val="24"/>
                            </w:rPr>
                            <m:t>b</m:t>
                          </m:r>
                          <m:ctrlPr>
                            <w:rPr>
                              <w:rFonts w:ascii="Cambria Math" w:hAnsi="Cambria Math"/>
                              <w:i/>
                              <w:szCs w:val="24"/>
                            </w:rPr>
                          </m:ctrlPr>
                        </m:e>
                        <m:sub>
                          <m:r>
                            <m:rPr/>
                            <w:rPr>
                              <w:rFonts w:ascii="Cambria Math" w:hAnsi="Cambria Math"/>
                              <w:szCs w:val="24"/>
                            </w:rPr>
                            <m:t>j</m:t>
                          </m:r>
                          <m:ctrlPr>
                            <w:rPr>
                              <w:rFonts w:ascii="Cambria Math" w:hAnsi="Cambria Math"/>
                              <w:i/>
                              <w:szCs w:val="24"/>
                            </w:rPr>
                          </m:ctrlPr>
                        </m:sub>
                      </m:sSub>
                      <m:ctrlPr>
                        <w:rPr>
                          <w:rFonts w:ascii="Cambria Math" w:hAnsi="Cambria Math"/>
                          <w:i/>
                          <w:szCs w:val="24"/>
                        </w:rPr>
                      </m:ctrlPr>
                    </m:e>
                  </m:d>
                  <m:r>
                    <m:rPr/>
                    <w:rPr>
                      <w:rFonts w:hint="default" w:ascii="Cambria Math" w:hAnsi="Cambria Math"/>
                      <w:szCs w:val="24"/>
                      <w:lang w:val="en-US" w:eastAsia="zh-CN"/>
                    </w:rPr>
                    <m:t xml:space="preserve">                                                       </m:t>
                  </m:r>
                  <m:ctrlPr>
                    <w:rPr>
                      <w:rFonts w:ascii="Cambria Math" w:hAnsi="Cambria Math"/>
                      <w:i/>
                      <w:szCs w:val="24"/>
                    </w:rPr>
                  </m:ctrlPr>
                </m:e>
              </m:nary>
              <m:d>
                <m:dPr>
                  <m:ctrlPr>
                    <w:rPr>
                      <w:rFonts w:ascii="Cambria Math" w:hAnsi="Cambria Math"/>
                      <w:i/>
                      <w:szCs w:val="24"/>
                    </w:rPr>
                  </m:ctrlPr>
                </m:dPr>
                <m:e>
                  <m:r>
                    <m:rPr/>
                    <w:rPr>
                      <w:rFonts w:hint="eastAsia" w:ascii="Cambria Math" w:hAnsi="Cambria Math"/>
                      <w:szCs w:val="24"/>
                    </w:rPr>
                    <m:t>1</m:t>
                  </m:r>
                  <m:r>
                    <m:rPr/>
                    <w:rPr>
                      <w:rFonts w:hint="default" w:ascii="Cambria Math" w:hAnsi="Cambria Math"/>
                      <w:szCs w:val="24"/>
                      <w:lang w:val="en-US" w:eastAsia="zh-CN"/>
                    </w:rPr>
                    <m:t>8</m:t>
                  </m:r>
                  <m:ctrlPr>
                    <w:rPr>
                      <w:rFonts w:ascii="Cambria Math" w:hAnsi="Cambria Math"/>
                      <w:i/>
                      <w:szCs w:val="24"/>
                    </w:rPr>
                  </m:ctrlPr>
                </m:e>
              </m:d>
              <m:ctrlPr>
                <w:rPr>
                  <w:rFonts w:ascii="Cambria Math" w:hAnsi="Cambria Math"/>
                  <w:i/>
                  <w:szCs w:val="24"/>
                </w:rPr>
              </m:ctrlPr>
            </m:e>
          </m:eqArr>
        </m:oMath>
      </m:oMathPara>
    </w:p>
    <w:p w14:paraId="0800F895">
      <w:pPr>
        <w:spacing w:line="400" w:lineRule="atLeast"/>
      </w:pPr>
      <w:r>
        <w:rPr>
          <w:rFonts w:hint="eastAsia" w:hAnsi="Cambria Math"/>
          <w:lang w:val="en-US" w:eastAsia="zh-CN"/>
        </w:rPr>
        <w:t>where</w:t>
      </w:r>
      <w:r>
        <w:rPr>
          <w:rFonts w:hint="eastAsia" w:hAnsi="Cambria Math"/>
        </w:rPr>
        <w:t xml:space="preserve"> </w:t>
      </w:r>
      <m:oMath>
        <m:sSub>
          <m:sSubPr>
            <m:ctrlPr>
              <w:rPr>
                <w:rFonts w:ascii="Cambria Math" w:hAnsi="Cambria Math"/>
                <w:i/>
              </w:rPr>
            </m:ctrlPr>
          </m:sSubPr>
          <m:e>
            <m:r>
              <m:rPr>
                <m:sty m:val="p"/>
              </m:rPr>
              <w:rPr>
                <w:rFonts w:ascii="Cambria Math" w:hAnsi="Cambria Math"/>
              </w:rPr>
              <w:sym w:font="Symbol" w:char="F064"/>
            </m:r>
            <m:ctrlPr>
              <w:rPr>
                <w:rFonts w:ascii="Cambria Math" w:hAnsi="Cambria Math"/>
                <w:i/>
              </w:rPr>
            </m:ctrlPr>
          </m:e>
          <m:sub>
            <m:r>
              <m:rPr/>
              <w:rPr>
                <w:rFonts w:hint="eastAsia" w:ascii="Cambria Math" w:hAnsi="Cambria Math"/>
              </w:rPr>
              <m:t>i</m:t>
            </m:r>
            <m:ctrlPr>
              <w:rPr>
                <w:rFonts w:ascii="Cambria Math" w:hAnsi="Cambria Math"/>
                <w:i/>
              </w:rPr>
            </m:ctrlPr>
          </m:sub>
        </m:sSub>
      </m:oMath>
      <w:r>
        <w:t xml:space="preserve"> &gt; </w:t>
      </w:r>
      <m:oMath>
        <m:sSub>
          <m:sSubPr>
            <m:ctrlPr>
              <w:rPr>
                <w:rFonts w:ascii="Cambria Math" w:hAnsi="Cambria Math"/>
                <w:i/>
              </w:rPr>
            </m:ctrlPr>
          </m:sSubPr>
          <m:e>
            <m:r>
              <m:rPr>
                <m:sty m:val="p"/>
              </m:rPr>
              <w:rPr>
                <w:rFonts w:ascii="Cambria Math" w:hAnsi="Cambria Math"/>
              </w:rPr>
              <w:sym w:font="Symbol" w:char="F064"/>
            </m:r>
            <m:ctrlPr>
              <w:rPr>
                <w:rFonts w:ascii="Cambria Math" w:hAnsi="Cambria Math"/>
                <w:i/>
              </w:rPr>
            </m:ctrlPr>
          </m:e>
          <m:sub>
            <m:r>
              <m:rPr/>
              <w:rPr>
                <w:rFonts w:hint="eastAsia" w:ascii="Cambria Math" w:hAnsi="Cambria Math"/>
              </w:rPr>
              <m:t>j</m:t>
            </m:r>
            <m:ctrlPr>
              <w:rPr>
                <w:rFonts w:ascii="Cambria Math" w:hAnsi="Cambria Math"/>
                <w:i/>
              </w:rPr>
            </m:ctrlPr>
          </m:sub>
        </m:sSub>
      </m:oMath>
      <w:r>
        <w:rPr>
          <w:rFonts w:hint="eastAsia"/>
        </w:rPr>
        <w:t>，</w:t>
      </w:r>
      <m:oMath>
        <m:sSub>
          <m:sSubPr>
            <m:ctrlPr>
              <w:rPr>
                <w:rFonts w:ascii="Cambria Math" w:hAnsi="Cambria Math"/>
                <w:i/>
                <w:szCs w:val="24"/>
              </w:rPr>
            </m:ctrlPr>
          </m:sSubPr>
          <m:e>
            <m:r>
              <m:rPr/>
              <w:rPr>
                <w:rFonts w:ascii="Cambria Math" w:hAnsi="Cambria Math"/>
                <w:szCs w:val="24"/>
              </w:rPr>
              <m:t>b</m:t>
            </m:r>
            <m:ctrlPr>
              <w:rPr>
                <w:rFonts w:ascii="Cambria Math" w:hAnsi="Cambria Math"/>
                <w:i/>
                <w:szCs w:val="24"/>
              </w:rPr>
            </m:ctrlPr>
          </m:e>
          <m:sub>
            <m:r>
              <m:rPr/>
              <w:rPr>
                <w:rFonts w:ascii="Cambria Math" w:hAnsi="Cambria Math"/>
                <w:szCs w:val="24"/>
              </w:rPr>
              <m:t>i</m:t>
            </m:r>
            <m:ctrlPr>
              <w:rPr>
                <w:rFonts w:ascii="Cambria Math" w:hAnsi="Cambria Math"/>
                <w:i/>
                <w:szCs w:val="24"/>
              </w:rPr>
            </m:ctrlPr>
          </m:sub>
        </m:sSub>
      </m:oMath>
      <w:r>
        <w:rPr>
          <w:rFonts w:hint="eastAsia" w:hAnsi="Cambria Math"/>
          <w:szCs w:val="24"/>
        </w:rPr>
        <w:t xml:space="preserve"> </w:t>
      </w:r>
      <w:r>
        <w:rPr>
          <w:rFonts w:hint="eastAsia"/>
        </w:rPr>
        <w:t>is the predicted value of the i-th sample</w:t>
      </w:r>
      <w:r>
        <w:t>，</w:t>
      </w:r>
      <m:oMath>
        <m:sSub>
          <m:sSubPr>
            <m:ctrlPr>
              <w:rPr>
                <w:rFonts w:ascii="Cambria Math" w:hAnsi="Cambria Math"/>
                <w:i/>
                <w:szCs w:val="24"/>
              </w:rPr>
            </m:ctrlPr>
          </m:sSubPr>
          <m:e>
            <m:r>
              <m:rPr/>
              <w:rPr>
                <w:rFonts w:ascii="Cambria Math" w:hAnsi="Cambria Math"/>
                <w:szCs w:val="24"/>
              </w:rPr>
              <m:t>b</m:t>
            </m:r>
            <m:ctrlPr>
              <w:rPr>
                <w:rFonts w:ascii="Cambria Math" w:hAnsi="Cambria Math"/>
                <w:i/>
                <w:szCs w:val="24"/>
              </w:rPr>
            </m:ctrlPr>
          </m:e>
          <m:sub>
            <m:r>
              <m:rPr/>
              <w:rPr>
                <w:rFonts w:ascii="Cambria Math" w:hAnsi="Cambria Math"/>
                <w:szCs w:val="24"/>
              </w:rPr>
              <m:t>j</m:t>
            </m:r>
            <m:ctrlPr>
              <w:rPr>
                <w:rFonts w:ascii="Cambria Math" w:hAnsi="Cambria Math"/>
                <w:i/>
                <w:szCs w:val="24"/>
              </w:rPr>
            </m:ctrlPr>
          </m:sub>
        </m:sSub>
      </m:oMath>
      <w:r>
        <w:rPr>
          <w:rFonts w:hint="eastAsia" w:hAnsi="Cambria Math"/>
          <w:szCs w:val="24"/>
        </w:rPr>
        <w:t xml:space="preserve"> </w:t>
      </w:r>
      <w:r>
        <w:rPr>
          <w:rFonts w:hint="eastAsia"/>
        </w:rPr>
        <w:t>is the predicted value of the j-th sample</w:t>
      </w:r>
      <w:r>
        <w:t>，</w:t>
      </w:r>
      <m:oMath>
        <m:r>
          <m:rPr/>
          <w:rPr>
            <w:rFonts w:ascii="Cambria Math" w:hAnsi="Cambria Math"/>
            <w:szCs w:val="24"/>
          </w:rPr>
          <m:t>Z</m:t>
        </m:r>
      </m:oMath>
      <w:r>
        <w:rPr>
          <w:rFonts w:hint="eastAsia" w:hAnsi="Cambria Math"/>
          <w:szCs w:val="24"/>
        </w:rPr>
        <w:t xml:space="preserve"> </w:t>
      </w:r>
      <w:r>
        <w:rPr>
          <w:rFonts w:hint="eastAsia" w:hAnsi="Cambria Math"/>
          <w:szCs w:val="24"/>
          <w:lang w:val="en-US" w:eastAsia="zh-CN"/>
        </w:rPr>
        <w:t>i</w:t>
      </w:r>
      <w:r>
        <w:rPr>
          <w:rFonts w:hint="eastAsia"/>
        </w:rPr>
        <w:t>s a normalization constant，</w:t>
      </w:r>
      <m:oMath>
        <m:r>
          <m:rPr/>
          <w:rPr>
            <w:rFonts w:ascii="Cambria Math" w:hAnsi="Cambria Math"/>
            <w:szCs w:val="24"/>
          </w:rPr>
          <m:t>b</m:t>
        </m:r>
        <m:d>
          <m:dPr>
            <m:ctrlPr>
              <w:rPr>
                <w:rFonts w:ascii="Cambria Math" w:hAnsi="Cambria Math"/>
                <w:i/>
                <w:szCs w:val="24"/>
              </w:rPr>
            </m:ctrlPr>
          </m:dPr>
          <m:e>
            <m:r>
              <m:rPr/>
              <w:rPr>
                <w:rFonts w:hint="eastAsia" w:ascii="Cambria Math" w:hAnsi="Cambria Math"/>
                <w:szCs w:val="24"/>
              </w:rPr>
              <m:t>x</m:t>
            </m:r>
            <m:ctrlPr>
              <w:rPr>
                <w:rFonts w:ascii="Cambria Math" w:hAnsi="Cambria Math"/>
                <w:i/>
                <w:szCs w:val="24"/>
              </w:rPr>
            </m:ctrlPr>
          </m:e>
        </m:d>
      </m:oMath>
      <w:r>
        <w:rPr>
          <w:rFonts w:hint="eastAsia" w:hAnsi="Cambria Math"/>
          <w:szCs w:val="24"/>
        </w:rPr>
        <w:t xml:space="preserve"> </w:t>
      </w:r>
      <w:r>
        <w:rPr>
          <w:rFonts w:hint="eastAsia"/>
        </w:rPr>
        <w:t>is a step function：</w:t>
      </w:r>
    </w:p>
    <w:p w14:paraId="284D2171">
      <w:pPr>
        <w:spacing w:line="400" w:lineRule="atLeast"/>
        <w:ind w:firstLine="420"/>
        <w:rPr>
          <w:sz w:val="23"/>
          <w:szCs w:val="23"/>
          <w:shd w:val="clear" w:color="auto" w:fill="FFFFFF"/>
        </w:rPr>
      </w:pPr>
      <m:oMathPara>
        <m:oMath>
          <m:r>
            <m:rPr/>
            <w:rPr>
              <w:rFonts w:ascii="Cambria Math" w:hAnsi="Cambria Math"/>
              <w:szCs w:val="24"/>
            </w:rPr>
            <m:t>b</m:t>
          </m:r>
          <m:d>
            <m:dPr>
              <m:ctrlPr>
                <w:rPr>
                  <w:rFonts w:ascii="Cambria Math" w:hAnsi="Cambria Math"/>
                  <w:i/>
                  <w:szCs w:val="24"/>
                </w:rPr>
              </m:ctrlPr>
            </m:dPr>
            <m:e>
              <m:r>
                <m:rPr/>
                <w:rPr>
                  <w:rFonts w:hint="eastAsia" w:ascii="Cambria Math" w:hAnsi="Cambria Math"/>
                  <w:szCs w:val="24"/>
                </w:rPr>
                <m:t>x</m:t>
              </m:r>
              <m:ctrlPr>
                <w:rPr>
                  <w:rFonts w:ascii="Cambria Math" w:hAnsi="Cambria Math"/>
                  <w:i/>
                  <w:szCs w:val="24"/>
                </w:rPr>
              </m:ctrlPr>
            </m:e>
          </m:d>
          <m:r>
            <m:rPr/>
            <w:rPr>
              <w:rFonts w:ascii="Cambria Math" w:hAnsi="Cambria Math"/>
              <w:szCs w:val="24"/>
            </w:rPr>
            <m:t>=</m:t>
          </m:r>
          <m:d>
            <m:dPr>
              <m:begChr m:val="{"/>
              <m:endChr m:val=""/>
              <m:ctrlPr>
                <w:rPr>
                  <w:rFonts w:ascii="Cambria Math" w:hAnsi="Cambria Math" w:eastAsia="微软雅黑"/>
                  <w:sz w:val="23"/>
                  <w:szCs w:val="23"/>
                  <w:shd w:val="clear" w:color="auto" w:fill="FFFFFF"/>
                </w:rPr>
              </m:ctrlPr>
            </m:dPr>
            <m:e>
              <m:eqArr>
                <m:eqArrPr>
                  <m:ctrlPr>
                    <w:rPr>
                      <w:rFonts w:ascii="Cambria Math" w:hAnsi="Cambria Math" w:eastAsia="微软雅黑"/>
                      <w:sz w:val="23"/>
                      <w:szCs w:val="23"/>
                      <w:shd w:val="clear" w:color="auto" w:fill="FFFFFF"/>
                    </w:rPr>
                  </m:ctrlPr>
                </m:eqArrPr>
                <m:e>
                  <m:r>
                    <m:rPr>
                      <m:sty m:val="p"/>
                    </m:rPr>
                    <w:rPr>
                      <w:rFonts w:ascii="Cambria Math" w:hAnsi="Cambria Math" w:eastAsia="微软雅黑"/>
                      <w:sz w:val="23"/>
                      <w:szCs w:val="23"/>
                      <w:shd w:val="clear" w:color="auto" w:fill="FFFFFF"/>
                    </w:rPr>
                    <m:t xml:space="preserve">1,     </m:t>
                  </m:r>
                  <m:r>
                    <m:rPr>
                      <m:sty m:val="p"/>
                    </m:rPr>
                    <w:rPr>
                      <w:rFonts w:hint="eastAsia" w:ascii="Cambria Math" w:hAnsi="Cambria Math" w:eastAsia="微软雅黑"/>
                      <w:sz w:val="23"/>
                      <w:szCs w:val="23"/>
                      <w:shd w:val="clear" w:color="auto" w:fill="FFFFFF"/>
                    </w:rPr>
                    <m:t>if</m:t>
                  </m:r>
                  <m:r>
                    <m:rPr>
                      <m:sty m:val="p"/>
                    </m:rPr>
                    <w:rPr>
                      <w:rFonts w:ascii="Cambria Math" w:hAnsi="Cambria Math" w:eastAsia="微软雅黑"/>
                      <w:sz w:val="23"/>
                      <w:szCs w:val="23"/>
                      <w:shd w:val="clear" w:color="auto" w:fill="FFFFFF"/>
                    </w:rPr>
                    <m:t xml:space="preserve">  </m:t>
                  </m:r>
                  <m:r>
                    <m:rPr>
                      <m:sty m:val="p"/>
                    </m:rPr>
                    <w:rPr>
                      <w:rFonts w:hint="eastAsia" w:ascii="Cambria Math" w:hAnsi="Cambria Math" w:eastAsia="微软雅黑"/>
                      <w:sz w:val="23"/>
                      <w:szCs w:val="23"/>
                      <w:shd w:val="clear" w:color="auto" w:fill="FFFFFF"/>
                    </w:rPr>
                    <m:t>x＞</m:t>
                  </m:r>
                  <m:r>
                    <m:rPr>
                      <m:sty m:val="p"/>
                    </m:rPr>
                    <w:rPr>
                      <w:rFonts w:ascii="Cambria Math" w:hAnsi="Cambria Math" w:eastAsia="微软雅黑"/>
                      <w:sz w:val="23"/>
                      <w:szCs w:val="23"/>
                      <w:shd w:val="clear" w:color="auto" w:fill="FFFFFF"/>
                    </w:rPr>
                    <m:t>0</m:t>
                  </m:r>
                  <m:ctrlPr>
                    <w:rPr>
                      <w:rFonts w:ascii="Cambria Math" w:hAnsi="Cambria Math" w:eastAsia="微软雅黑"/>
                      <w:sz w:val="23"/>
                      <w:szCs w:val="23"/>
                      <w:shd w:val="clear" w:color="auto" w:fill="FFFFFF"/>
                    </w:rPr>
                  </m:ctrlPr>
                </m:e>
                <m:e>
                  <m:r>
                    <m:rPr>
                      <m:sty m:val="p"/>
                    </m:rPr>
                    <w:rPr>
                      <w:rFonts w:ascii="Cambria Math" w:hAnsi="Cambria Math" w:eastAsia="微软雅黑"/>
                      <w:sz w:val="23"/>
                      <w:szCs w:val="23"/>
                      <w:shd w:val="clear" w:color="auto" w:fill="FFFFFF"/>
                    </w:rPr>
                    <m:t xml:space="preserve">0.5,   </m:t>
                  </m:r>
                  <m:r>
                    <m:rPr>
                      <m:sty m:val="p"/>
                    </m:rPr>
                    <w:rPr>
                      <w:rFonts w:hint="eastAsia" w:ascii="Cambria Math" w:hAnsi="Cambria Math" w:eastAsia="微软雅黑"/>
                      <w:sz w:val="23"/>
                      <w:szCs w:val="23"/>
                      <w:shd w:val="clear" w:color="auto" w:fill="FFFFFF"/>
                    </w:rPr>
                    <m:t>if</m:t>
                  </m:r>
                  <m:r>
                    <m:rPr>
                      <m:sty m:val="p"/>
                    </m:rPr>
                    <w:rPr>
                      <w:rFonts w:ascii="Cambria Math" w:hAnsi="Cambria Math" w:eastAsia="微软雅黑"/>
                      <w:sz w:val="23"/>
                      <w:szCs w:val="23"/>
                      <w:shd w:val="clear" w:color="auto" w:fill="FFFFFF"/>
                    </w:rPr>
                    <m:t xml:space="preserve"> </m:t>
                  </m:r>
                  <m:r>
                    <m:rPr>
                      <m:sty m:val="p"/>
                    </m:rPr>
                    <w:rPr>
                      <w:rFonts w:hint="eastAsia" w:ascii="Cambria Math" w:hAnsi="Cambria Math" w:eastAsia="微软雅黑"/>
                      <w:sz w:val="23"/>
                      <w:szCs w:val="23"/>
                      <w:shd w:val="clear" w:color="auto" w:fill="FFFFFF"/>
                    </w:rPr>
                    <m:t>x</m:t>
                  </m:r>
                  <m:r>
                    <m:rPr>
                      <m:sty m:val="p"/>
                    </m:rPr>
                    <w:rPr>
                      <w:rFonts w:ascii="Cambria Math" w:hAnsi="Cambria Math" w:eastAsia="微软雅黑"/>
                      <w:sz w:val="23"/>
                      <w:szCs w:val="23"/>
                      <w:shd w:val="clear" w:color="auto" w:fill="FFFFFF"/>
                    </w:rPr>
                    <m:t>=0</m:t>
                  </m:r>
                  <m:ctrlPr>
                    <w:rPr>
                      <w:rFonts w:ascii="Cambria Math" w:hAnsi="Cambria Math" w:eastAsia="微软雅黑"/>
                      <w:sz w:val="23"/>
                      <w:szCs w:val="23"/>
                      <w:shd w:val="clear" w:color="auto" w:fill="FFFFFF"/>
                    </w:rPr>
                  </m:ctrlPr>
                </m:e>
                <m:e>
                  <m:r>
                    <m:rPr>
                      <m:sty m:val="p"/>
                    </m:rPr>
                    <w:rPr>
                      <w:rFonts w:ascii="Cambria Math" w:hAnsi="Cambria Math" w:eastAsia="微软雅黑"/>
                      <w:sz w:val="23"/>
                      <w:szCs w:val="23"/>
                      <w:shd w:val="clear" w:color="auto" w:fill="FFFFFF"/>
                    </w:rPr>
                    <m:t xml:space="preserve">0,      </m:t>
                  </m:r>
                  <m:r>
                    <m:rPr>
                      <m:sty m:val="p"/>
                    </m:rPr>
                    <w:rPr>
                      <w:rFonts w:hint="eastAsia" w:ascii="Cambria Math" w:hAnsi="Cambria Math" w:eastAsia="微软雅黑"/>
                      <w:sz w:val="23"/>
                      <w:szCs w:val="23"/>
                      <w:shd w:val="clear" w:color="auto" w:fill="FFFFFF"/>
                    </w:rPr>
                    <m:t>if</m:t>
                  </m:r>
                  <m:r>
                    <m:rPr>
                      <m:sty m:val="p"/>
                    </m:rPr>
                    <w:rPr>
                      <w:rFonts w:ascii="Cambria Math" w:hAnsi="Cambria Math" w:eastAsia="微软雅黑"/>
                      <w:sz w:val="23"/>
                      <w:szCs w:val="23"/>
                      <w:shd w:val="clear" w:color="auto" w:fill="FFFFFF"/>
                    </w:rPr>
                    <m:t xml:space="preserve">  </m:t>
                  </m:r>
                  <m:r>
                    <m:rPr>
                      <m:sty m:val="p"/>
                    </m:rPr>
                    <w:rPr>
                      <w:rFonts w:hint="eastAsia" w:ascii="Cambria Math" w:hAnsi="Cambria Math" w:eastAsia="微软雅黑"/>
                      <w:sz w:val="23"/>
                      <w:szCs w:val="23"/>
                      <w:shd w:val="clear" w:color="auto" w:fill="FFFFFF"/>
                    </w:rPr>
                    <m:t>x＜</m:t>
                  </m:r>
                  <m:r>
                    <m:rPr>
                      <m:sty m:val="p"/>
                    </m:rPr>
                    <w:rPr>
                      <w:rFonts w:ascii="Cambria Math" w:hAnsi="Cambria Math" w:eastAsia="微软雅黑"/>
                      <w:sz w:val="23"/>
                      <w:szCs w:val="23"/>
                      <w:shd w:val="clear" w:color="auto" w:fill="FFFFFF"/>
                    </w:rPr>
                    <m:t>0</m:t>
                  </m:r>
                  <m:ctrlPr>
                    <w:rPr>
                      <w:rFonts w:ascii="Cambria Math" w:hAnsi="Cambria Math" w:eastAsia="微软雅黑"/>
                      <w:sz w:val="23"/>
                      <w:szCs w:val="23"/>
                      <w:shd w:val="clear" w:color="auto" w:fill="FFFFFF"/>
                    </w:rPr>
                  </m:ctrlPr>
                </m:e>
              </m:eqArr>
              <m:r>
                <m:rPr>
                  <m:sty m:val="p"/>
                </m:rPr>
                <w:rPr>
                  <w:rFonts w:hint="eastAsia" w:ascii="Cambria Math" w:hAnsi="Cambria Math" w:eastAsia="微软雅黑"/>
                  <w:sz w:val="23"/>
                  <w:szCs w:val="23"/>
                  <w:shd w:val="clear" w:color="auto" w:fill="FFFFFF"/>
                </w:rPr>
                <m:t xml:space="preserve"> </m:t>
              </m:r>
              <m:ctrlPr>
                <w:rPr>
                  <w:rFonts w:ascii="Cambria Math" w:hAnsi="Cambria Math" w:eastAsia="微软雅黑"/>
                  <w:sz w:val="23"/>
                  <w:szCs w:val="23"/>
                  <w:shd w:val="clear" w:color="auto" w:fill="FFFFFF"/>
                </w:rPr>
              </m:ctrlPr>
            </m:e>
          </m:d>
        </m:oMath>
      </m:oMathPara>
    </w:p>
    <w:p w14:paraId="3208BBD0">
      <w:pPr>
        <w:spacing w:line="400" w:lineRule="atLeast"/>
        <w:ind w:firstLine="420"/>
        <w:jc w:val="left"/>
        <w:rPr>
          <w:szCs w:val="24"/>
        </w:rPr>
      </w:pPr>
      <w:r>
        <w:rPr>
          <w:rFonts w:hint="eastAsia"/>
          <w:szCs w:val="24"/>
        </w:rPr>
        <w:t>MSE is commonly used</w:t>
      </w:r>
      <w:r>
        <w:rPr>
          <w:rFonts w:hint="eastAsia"/>
          <w:szCs w:val="24"/>
          <w:lang w:val="en-US" w:eastAsia="zh-CN"/>
        </w:rPr>
        <w:t xml:space="preserve"> as</w:t>
      </w:r>
      <w:r>
        <w:rPr>
          <w:rFonts w:hint="eastAsia"/>
          <w:szCs w:val="24"/>
        </w:rPr>
        <w:t xml:space="preserve"> the L2 loss function for linear regression models. When used for model evaluation, MSE straightforwardly expresses the prediction</w:t>
      </w:r>
      <w:r>
        <w:rPr>
          <w:rFonts w:hint="eastAsia"/>
          <w:szCs w:val="24"/>
          <w:lang w:val="en-US" w:eastAsia="zh-CN"/>
        </w:rPr>
        <w:t xml:space="preserve"> error.</w:t>
      </w:r>
      <w:r>
        <w:rPr>
          <w:rFonts w:hint="eastAsia"/>
          <w:szCs w:val="24"/>
        </w:rPr>
        <w:t xml:space="preserve"> </w:t>
      </w:r>
      <w:r>
        <w:rPr>
          <w:rFonts w:hint="eastAsia"/>
          <w:szCs w:val="24"/>
          <w:lang w:val="en-US" w:eastAsia="zh-CN"/>
        </w:rPr>
        <w:t>H</w:t>
      </w:r>
      <w:r>
        <w:rPr>
          <w:rFonts w:hint="eastAsia"/>
          <w:szCs w:val="24"/>
        </w:rPr>
        <w:t xml:space="preserve">owever, the squaring amplifies the error values, leading to unclear evaluation results when the magnitude is very large. When used as a loss function for training, the model is greatly affected by outliers, as shown in </w:t>
      </w:r>
      <w:r>
        <w:rPr>
          <w:rFonts w:hint="eastAsia"/>
          <w:szCs w:val="24"/>
          <w:lang w:val="en-US" w:eastAsia="zh-CN"/>
        </w:rPr>
        <w:t>formula</w:t>
      </w:r>
      <w:r>
        <w:rPr>
          <w:rFonts w:hint="eastAsia"/>
          <w:szCs w:val="24"/>
        </w:rPr>
        <w:t xml:space="preserve"> (1</w:t>
      </w:r>
      <w:r>
        <w:rPr>
          <w:rFonts w:hint="eastAsia"/>
          <w:szCs w:val="24"/>
          <w:lang w:val="en-US" w:eastAsia="zh-CN"/>
        </w:rPr>
        <w:t>9</w:t>
      </w:r>
      <w:r>
        <w:rPr>
          <w:rFonts w:hint="eastAsia"/>
          <w:szCs w:val="24"/>
        </w:rPr>
        <w:t xml:space="preserve">), where </w:t>
      </w:r>
      <m:oMath>
        <m:sSub>
          <m:sSubPr>
            <m:ctrlPr>
              <w:rPr>
                <w:rFonts w:ascii="Cambria Math" w:hAnsi="Cambria Math"/>
                <w:i/>
                <w:szCs w:val="24"/>
              </w:rPr>
            </m:ctrlPr>
          </m:sSubPr>
          <m:e>
            <m:r>
              <m:rPr/>
              <w:rPr>
                <w:rFonts w:ascii="Cambria Math" w:hAnsi="Cambria Math"/>
                <w:szCs w:val="24"/>
              </w:rPr>
              <m:t>y</m:t>
            </m:r>
            <m:ctrlPr>
              <w:rPr>
                <w:rFonts w:ascii="Cambria Math" w:hAnsi="Cambria Math"/>
                <w:i/>
                <w:szCs w:val="24"/>
              </w:rPr>
            </m:ctrlPr>
          </m:e>
          <m:sub>
            <m:r>
              <m:rPr>
                <m:nor/>
                <m:sty m:val="p"/>
              </m:rPr>
              <w:rPr>
                <w:rFonts w:ascii="Cambria Math" w:hAnsi="Cambria Math"/>
                <w:b w:val="0"/>
                <w:i w:val="0"/>
                <w:szCs w:val="24"/>
              </w:rPr>
              <m:t>i</m:t>
            </m:r>
            <m:ctrlPr>
              <w:rPr>
                <w:rFonts w:ascii="Cambria Math" w:hAnsi="Cambria Math"/>
                <w:i/>
                <w:szCs w:val="24"/>
              </w:rPr>
            </m:ctrlPr>
          </m:sub>
        </m:sSub>
      </m:oMath>
      <w:r>
        <w:rPr>
          <w:rFonts w:hint="eastAsia" w:hAnsi="Cambria Math"/>
          <w:szCs w:val="24"/>
        </w:rPr>
        <w:t xml:space="preserve"> </w:t>
      </w:r>
      <w:r>
        <w:rPr>
          <w:rFonts w:hint="eastAsia"/>
          <w:szCs w:val="24"/>
        </w:rPr>
        <w:t xml:space="preserve">is the true value and </w:t>
      </w:r>
      <m:oMath>
        <m:sSub>
          <m:sSubPr>
            <m:ctrlPr>
              <w:rPr>
                <w:rFonts w:ascii="Cambria Math" w:hAnsi="Cambria Math"/>
                <w:i/>
                <w:szCs w:val="24"/>
              </w:rPr>
            </m:ctrlPr>
          </m:sSubPr>
          <m:e>
            <m:acc>
              <m:accPr>
                <m:ctrlPr>
                  <w:rPr>
                    <w:rFonts w:ascii="Cambria Math" w:hAnsi="Cambria Math"/>
                    <w:szCs w:val="24"/>
                  </w:rPr>
                </m:ctrlPr>
              </m:accPr>
              <m:e>
                <m:r>
                  <m:rPr/>
                  <w:rPr>
                    <w:rFonts w:ascii="Cambria Math" w:hAnsi="Cambria Math"/>
                    <w:szCs w:val="24"/>
                  </w:rPr>
                  <m:t>y</m:t>
                </m:r>
                <m:ctrlPr>
                  <w:rPr>
                    <w:rFonts w:ascii="Cambria Math" w:hAnsi="Cambria Math"/>
                    <w:szCs w:val="24"/>
                  </w:rPr>
                </m:ctrlPr>
              </m:e>
            </m:acc>
            <m:ctrlPr>
              <w:rPr>
                <w:rFonts w:ascii="Cambria Math" w:hAnsi="Cambria Math"/>
                <w:i/>
                <w:szCs w:val="24"/>
              </w:rPr>
            </m:ctrlPr>
          </m:e>
          <m:sub>
            <m:r>
              <m:rPr>
                <m:nor/>
                <m:sty m:val="p"/>
              </m:rPr>
              <w:rPr>
                <w:rFonts w:ascii="Cambria Math" w:hAnsi="Cambria Math"/>
                <w:b w:val="0"/>
                <w:i w:val="0"/>
                <w:szCs w:val="24"/>
              </w:rPr>
              <m:t>i</m:t>
            </m:r>
            <m:ctrlPr>
              <w:rPr>
                <w:rFonts w:ascii="Cambria Math" w:hAnsi="Cambria Math"/>
                <w:i/>
                <w:szCs w:val="24"/>
              </w:rPr>
            </m:ctrlPr>
          </m:sub>
        </m:sSub>
      </m:oMath>
      <w:r>
        <w:rPr>
          <w:rFonts w:hint="eastAsia" w:hAnsi="Cambria Math"/>
          <w:szCs w:val="24"/>
        </w:rPr>
        <w:t xml:space="preserve"> </w:t>
      </w:r>
      <w:r>
        <w:rPr>
          <w:rFonts w:hint="eastAsia"/>
          <w:szCs w:val="24"/>
        </w:rPr>
        <w:t>represents the predicted value.</w:t>
      </w:r>
    </w:p>
    <w:p w14:paraId="1419EEE6">
      <w:pPr>
        <w:spacing w:line="400" w:lineRule="atLeast"/>
        <w:ind w:firstLine="420"/>
        <w:jc w:val="center"/>
        <w:rPr>
          <w:szCs w:val="24"/>
        </w:rPr>
      </w:pPr>
      <m:oMathPara>
        <m:oMathParaPr>
          <m:jc m:val="right"/>
        </m:oMathParaPr>
        <m:oMath>
          <m:eqArr>
            <m:eqArrPr>
              <m:maxDist m:val="1"/>
              <m:ctrlPr>
                <w:rPr>
                  <w:rFonts w:ascii="Cambria Math" w:hAnsi="Cambria Math"/>
                  <w:i/>
                  <w:szCs w:val="24"/>
                </w:rPr>
              </m:ctrlPr>
            </m:eqArrPr>
            <m:e>
              <m:r>
                <m:rPr>
                  <m:nor/>
                  <m:sty m:val="p"/>
                </m:rPr>
                <w:rPr>
                  <w:rFonts w:ascii="Cambria Math" w:hAnsi="Cambria Math"/>
                  <w:b w:val="0"/>
                  <w:i w:val="0"/>
                  <w:szCs w:val="24"/>
                </w:rPr>
                <m:t>MSE</m:t>
              </m:r>
              <m:r>
                <m:rPr/>
                <w:rPr>
                  <w:rFonts w:ascii="Cambria Math" w:hAnsi="Cambria Math"/>
                  <w:szCs w:val="24"/>
                </w:rPr>
                <m:t>=</m:t>
              </m:r>
              <m:f>
                <m:fPr>
                  <m:ctrlPr>
                    <w:rPr>
                      <w:rFonts w:ascii="Cambria Math" w:hAnsi="Cambria Math"/>
                      <w:i/>
                      <w:iCs/>
                      <w:szCs w:val="24"/>
                    </w:rPr>
                  </m:ctrlPr>
                </m:fPr>
                <m:num>
                  <m:r>
                    <m:rPr/>
                    <w:rPr>
                      <w:rFonts w:ascii="Cambria Math" w:hAnsi="Cambria Math"/>
                      <w:szCs w:val="24"/>
                    </w:rPr>
                    <m:t>1</m:t>
                  </m:r>
                  <m:ctrlPr>
                    <w:rPr>
                      <w:rFonts w:ascii="Cambria Math" w:hAnsi="Cambria Math"/>
                      <w:i/>
                      <w:iCs/>
                      <w:szCs w:val="24"/>
                    </w:rPr>
                  </m:ctrlPr>
                </m:num>
                <m:den>
                  <m:r>
                    <m:rPr>
                      <m:nor/>
                    </m:rPr>
                    <w:rPr>
                      <w:rFonts w:ascii="Cambria Math" w:hAnsi="Cambria Math"/>
                      <w:i/>
                      <w:iCs/>
                      <w:szCs w:val="24"/>
                    </w:rPr>
                    <m:t>M</m:t>
                  </m:r>
                  <m:ctrlPr>
                    <w:rPr>
                      <w:rFonts w:ascii="Cambria Math" w:hAnsi="Cambria Math"/>
                      <w:i/>
                      <w:iCs/>
                      <w:szCs w:val="24"/>
                    </w:rPr>
                  </m:ctrlPr>
                </m:den>
              </m:f>
              <m:nary>
                <m:naryPr>
                  <m:chr m:val="∑"/>
                  <m:ctrlPr>
                    <w:rPr>
                      <w:rFonts w:ascii="Cambria Math" w:hAnsi="Cambria Math"/>
                      <w:i/>
                      <w:iCs/>
                      <w:szCs w:val="24"/>
                    </w:rPr>
                  </m:ctrlPr>
                </m:naryPr>
                <m:sub>
                  <m:r>
                    <m:rPr/>
                    <w:rPr>
                      <w:rFonts w:ascii="Cambria Math" w:hAnsi="Cambria Math"/>
                      <w:szCs w:val="24"/>
                    </w:rPr>
                    <m:t>i=1</m:t>
                  </m:r>
                  <m:ctrlPr>
                    <w:rPr>
                      <w:rFonts w:ascii="Cambria Math" w:hAnsi="Cambria Math"/>
                      <w:i/>
                      <w:iCs/>
                      <w:szCs w:val="24"/>
                    </w:rPr>
                  </m:ctrlPr>
                </m:sub>
                <m:sup>
                  <m:r>
                    <m:rPr>
                      <m:nor/>
                    </m:rPr>
                    <w:rPr>
                      <w:rFonts w:ascii="Cambria Math" w:hAnsi="Cambria Math"/>
                      <w:i/>
                      <w:iCs/>
                      <w:szCs w:val="24"/>
                    </w:rPr>
                    <m:t>M</m:t>
                  </m:r>
                  <m:ctrlPr>
                    <w:rPr>
                      <w:rFonts w:ascii="Cambria Math" w:hAnsi="Cambria Math"/>
                      <w:i/>
                      <w:iCs/>
                      <w:szCs w:val="24"/>
                    </w:rPr>
                  </m:ctrlPr>
                </m:sup>
                <m:e>
                  <m:sSup>
                    <m:sSupPr>
                      <m:ctrlPr>
                        <w:rPr>
                          <w:rFonts w:ascii="Cambria Math" w:hAnsi="Cambria Math"/>
                          <w:i/>
                          <w:iCs/>
                          <w:szCs w:val="24"/>
                        </w:rPr>
                      </m:ctrlPr>
                    </m:sSupPr>
                    <m:e>
                      <m:d>
                        <m:dPr>
                          <m:ctrlPr>
                            <w:rPr>
                              <w:rFonts w:ascii="Cambria Math" w:hAnsi="Cambria Math"/>
                              <w:i/>
                              <w:iCs/>
                              <w:szCs w:val="24"/>
                            </w:rPr>
                          </m:ctrlPr>
                        </m:dPr>
                        <m:e>
                          <m:sSub>
                            <m:sSubPr>
                              <m:ctrlPr>
                                <w:rPr>
                                  <w:rFonts w:ascii="Cambria Math" w:hAnsi="Cambria Math"/>
                                  <w:i/>
                                  <w:iCs/>
                                  <w:szCs w:val="24"/>
                                </w:rPr>
                              </m:ctrlPr>
                            </m:sSubPr>
                            <m:e>
                              <m:r>
                                <m:rPr/>
                                <w:rPr>
                                  <w:rFonts w:ascii="Cambria Math" w:hAnsi="Cambria Math"/>
                                  <w:szCs w:val="24"/>
                                </w:rPr>
                                <m:t>y</m:t>
                              </m:r>
                              <m:ctrlPr>
                                <w:rPr>
                                  <w:rFonts w:ascii="Cambria Math" w:hAnsi="Cambria Math"/>
                                  <w:i/>
                                  <w:iCs/>
                                  <w:szCs w:val="24"/>
                                </w:rPr>
                              </m:ctrlPr>
                            </m:e>
                            <m:sub>
                              <m:r>
                                <m:rPr>
                                  <m:nor/>
                                </m:rPr>
                                <w:rPr>
                                  <w:rFonts w:ascii="Cambria Math" w:hAnsi="Cambria Math"/>
                                  <w:i/>
                                  <w:iCs/>
                                  <w:szCs w:val="24"/>
                                </w:rPr>
                                <m:t>i</m:t>
                              </m:r>
                              <m:ctrlPr>
                                <w:rPr>
                                  <w:rFonts w:ascii="Cambria Math" w:hAnsi="Cambria Math"/>
                                  <w:i/>
                                  <w:iCs/>
                                  <w:szCs w:val="24"/>
                                </w:rPr>
                              </m:ctrlPr>
                            </m:sub>
                          </m:sSub>
                          <m:r>
                            <m:rPr/>
                            <w:rPr>
                              <w:rFonts w:ascii="Cambria Math" w:hAnsi="Cambria Math"/>
                              <w:szCs w:val="24"/>
                            </w:rPr>
                            <m:t>−</m:t>
                          </m:r>
                          <m:sSub>
                            <m:sSubPr>
                              <m:ctrlPr>
                                <w:rPr>
                                  <w:rFonts w:ascii="Cambria Math" w:hAnsi="Cambria Math"/>
                                  <w:i/>
                                  <w:iCs/>
                                  <w:szCs w:val="24"/>
                                </w:rPr>
                              </m:ctrlPr>
                            </m:sSubPr>
                            <m:e>
                              <m:acc>
                                <m:accPr>
                                  <m:ctrlPr>
                                    <w:rPr>
                                      <w:rFonts w:ascii="Cambria Math" w:hAnsi="Cambria Math"/>
                                      <w:i/>
                                      <w:iCs/>
                                      <w:szCs w:val="24"/>
                                    </w:rPr>
                                  </m:ctrlPr>
                                </m:accPr>
                                <m:e>
                                  <m:r>
                                    <m:rPr/>
                                    <w:rPr>
                                      <w:rFonts w:ascii="Cambria Math" w:hAnsi="Cambria Math"/>
                                      <w:szCs w:val="24"/>
                                    </w:rPr>
                                    <m:t>y</m:t>
                                  </m:r>
                                  <m:ctrlPr>
                                    <w:rPr>
                                      <w:rFonts w:ascii="Cambria Math" w:hAnsi="Cambria Math"/>
                                      <w:i/>
                                      <w:iCs/>
                                      <w:szCs w:val="24"/>
                                    </w:rPr>
                                  </m:ctrlPr>
                                </m:e>
                              </m:acc>
                              <m:ctrlPr>
                                <w:rPr>
                                  <w:rFonts w:ascii="Cambria Math" w:hAnsi="Cambria Math"/>
                                  <w:i/>
                                  <w:iCs/>
                                  <w:szCs w:val="24"/>
                                </w:rPr>
                              </m:ctrlPr>
                            </m:e>
                            <m:sub>
                              <m:r>
                                <m:rPr>
                                  <m:nor/>
                                </m:rPr>
                                <w:rPr>
                                  <w:rFonts w:ascii="Cambria Math" w:hAnsi="Cambria Math"/>
                                  <w:i/>
                                  <w:iCs/>
                                  <w:szCs w:val="24"/>
                                </w:rPr>
                                <m:t>i</m:t>
                              </m:r>
                              <m:ctrlPr>
                                <w:rPr>
                                  <w:rFonts w:ascii="Cambria Math" w:hAnsi="Cambria Math"/>
                                  <w:i/>
                                  <w:iCs/>
                                  <w:szCs w:val="24"/>
                                </w:rPr>
                              </m:ctrlPr>
                            </m:sub>
                          </m:sSub>
                          <m:ctrlPr>
                            <w:rPr>
                              <w:rFonts w:ascii="Cambria Math" w:hAnsi="Cambria Math"/>
                              <w:i/>
                              <w:iCs/>
                              <w:szCs w:val="24"/>
                            </w:rPr>
                          </m:ctrlPr>
                        </m:e>
                      </m:d>
                      <m:ctrlPr>
                        <w:rPr>
                          <w:rFonts w:ascii="Cambria Math" w:hAnsi="Cambria Math"/>
                          <w:i/>
                          <w:iCs/>
                          <w:szCs w:val="24"/>
                        </w:rPr>
                      </m:ctrlPr>
                    </m:e>
                    <m:sup>
                      <m:r>
                        <m:rPr/>
                        <w:rPr>
                          <w:rFonts w:ascii="Cambria Math" w:hAnsi="Cambria Math"/>
                          <w:szCs w:val="24"/>
                        </w:rPr>
                        <m:t>2</m:t>
                      </m:r>
                      <m:ctrlPr>
                        <w:rPr>
                          <w:rFonts w:ascii="Cambria Math" w:hAnsi="Cambria Math"/>
                          <w:i/>
                          <w:iCs/>
                          <w:szCs w:val="24"/>
                        </w:rPr>
                      </m:ctrlPr>
                    </m:sup>
                  </m:sSup>
                  <m:ctrlPr>
                    <w:rPr>
                      <w:rFonts w:ascii="Cambria Math" w:hAnsi="Cambria Math"/>
                      <w:i/>
                      <w:iCs/>
                      <w:szCs w:val="24"/>
                    </w:rPr>
                  </m:ctrlPr>
                </m:e>
              </m:nary>
              <m:r>
                <m:rPr/>
                <w:rPr>
                  <w:rFonts w:hint="default" w:ascii="Cambria Math" w:hAnsi="Cambria Math"/>
                  <w:szCs w:val="24"/>
                  <w:lang w:val="en-US" w:eastAsia="zh-CN"/>
                </w:rPr>
                <m:t xml:space="preserve">                                                      </m:t>
              </m:r>
              <m:d>
                <m:dPr>
                  <m:ctrlPr>
                    <w:rPr>
                      <w:rFonts w:ascii="Cambria Math" w:hAnsi="Cambria Math"/>
                      <w:i/>
                      <w:szCs w:val="24"/>
                    </w:rPr>
                  </m:ctrlPr>
                </m:dPr>
                <m:e>
                  <m:r>
                    <m:rPr/>
                    <w:rPr>
                      <w:rFonts w:hint="eastAsia" w:ascii="Cambria Math" w:hAnsi="Cambria Math"/>
                      <w:szCs w:val="24"/>
                    </w:rPr>
                    <m:t>1</m:t>
                  </m:r>
                  <m:r>
                    <m:rPr/>
                    <w:rPr>
                      <w:rFonts w:hint="default" w:ascii="Cambria Math" w:hAnsi="Cambria Math"/>
                      <w:szCs w:val="24"/>
                      <w:lang w:val="en-US" w:eastAsia="zh-CN"/>
                    </w:rPr>
                    <m:t>9</m:t>
                  </m:r>
                  <m:ctrlPr>
                    <w:rPr>
                      <w:rFonts w:ascii="Cambria Math" w:hAnsi="Cambria Math"/>
                      <w:i/>
                      <w:szCs w:val="24"/>
                    </w:rPr>
                  </m:ctrlPr>
                </m:e>
              </m:d>
              <m:ctrlPr>
                <w:rPr>
                  <w:rFonts w:ascii="Cambria Math" w:hAnsi="Cambria Math"/>
                  <w:i/>
                  <w:szCs w:val="24"/>
                </w:rPr>
              </m:ctrlPr>
            </m:e>
          </m:eqArr>
        </m:oMath>
      </m:oMathPara>
    </w:p>
    <w:p w14:paraId="41EE9E98">
      <w:pPr>
        <w:spacing w:line="400" w:lineRule="atLeast"/>
        <w:ind w:firstLine="420"/>
        <w:rPr>
          <w:szCs w:val="24"/>
        </w:rPr>
      </w:pPr>
      <w:r>
        <w:rPr>
          <w:rFonts w:hint="eastAsia"/>
          <w:szCs w:val="24"/>
        </w:rPr>
        <w:t xml:space="preserve">The </w:t>
      </w:r>
      <w:r>
        <w:rPr>
          <w:rFonts w:hint="eastAsia"/>
        </w:rPr>
        <w:t>r</w:t>
      </w:r>
      <w:r>
        <w:rPr>
          <w:vertAlign w:val="superscript"/>
        </w:rPr>
        <w:t>2</w:t>
      </w:r>
      <w:r>
        <w:rPr>
          <w:rFonts w:hint="eastAsia"/>
          <w:sz w:val="21"/>
          <w:szCs w:val="20"/>
          <w:vertAlign w:val="subscript"/>
        </w:rPr>
        <w:t>m</w:t>
      </w:r>
      <w:r>
        <w:rPr>
          <w:rFonts w:hint="eastAsia"/>
          <w:szCs w:val="24"/>
        </w:rPr>
        <w:t xml:space="preserve"> index is used to measure the external predictive performance of the model, and when the </w:t>
      </w:r>
      <w:r>
        <w:rPr>
          <w:rFonts w:hint="eastAsia"/>
        </w:rPr>
        <w:t>r</w:t>
      </w:r>
      <w:r>
        <w:rPr>
          <w:vertAlign w:val="superscript"/>
        </w:rPr>
        <w:t>2</w:t>
      </w:r>
      <w:r>
        <w:rPr>
          <w:rFonts w:hint="eastAsia"/>
          <w:sz w:val="21"/>
          <w:szCs w:val="20"/>
          <w:vertAlign w:val="subscript"/>
        </w:rPr>
        <w:t>m</w:t>
      </w:r>
      <w:r>
        <w:rPr>
          <w:rFonts w:hint="eastAsia"/>
          <w:szCs w:val="24"/>
        </w:rPr>
        <w:t xml:space="preserve"> value of the test set &gt;0.5, it indicates that the model is valid. The calculation formula is shown in </w:t>
      </w:r>
      <w:r>
        <w:rPr>
          <w:rFonts w:hint="eastAsia"/>
          <w:szCs w:val="24"/>
          <w:lang w:val="en-US" w:eastAsia="zh-CN"/>
        </w:rPr>
        <w:t>formula</w:t>
      </w:r>
      <w:r>
        <w:rPr>
          <w:rFonts w:hint="eastAsia"/>
          <w:szCs w:val="24"/>
        </w:rPr>
        <w:t xml:space="preserve"> (</w:t>
      </w:r>
      <w:r>
        <w:rPr>
          <w:rFonts w:hint="eastAsia"/>
          <w:szCs w:val="24"/>
          <w:lang w:val="en-US" w:eastAsia="zh-CN"/>
        </w:rPr>
        <w:t>20</w:t>
      </w:r>
      <w:r>
        <w:rPr>
          <w:rFonts w:hint="eastAsia"/>
          <w:szCs w:val="24"/>
        </w:rPr>
        <w:t>) :</w:t>
      </w:r>
    </w:p>
    <w:p w14:paraId="7A4715C7">
      <w:pPr>
        <w:spacing w:line="400" w:lineRule="atLeast"/>
        <w:rPr>
          <w:szCs w:val="24"/>
        </w:rPr>
      </w:pPr>
      <m:oMathPara>
        <m:oMathParaPr>
          <m:jc m:val="right"/>
        </m:oMathParaPr>
        <m:oMath>
          <m:eqArr>
            <m:eqArrPr>
              <m:maxDist m:val="1"/>
              <m:ctrlPr>
                <w:rPr>
                  <w:rFonts w:ascii="Cambria Math" w:hAnsi="Cambria Math"/>
                  <w:i/>
                  <w:szCs w:val="24"/>
                </w:rPr>
              </m:ctrlPr>
            </m:eqArrPr>
            <m:e>
              <m:sSubSup>
                <m:sSubSupPr>
                  <m:ctrlPr>
                    <w:rPr>
                      <w:rFonts w:ascii="Cambria Math" w:hAnsi="Cambria Math"/>
                      <w:i/>
                      <w:szCs w:val="24"/>
                    </w:rPr>
                  </m:ctrlPr>
                </m:sSubSupPr>
                <m:e>
                  <m:r>
                    <m:rPr/>
                    <w:rPr>
                      <w:rFonts w:ascii="Cambria Math" w:hAnsi="Cambria Math"/>
                      <w:szCs w:val="24"/>
                    </w:rPr>
                    <m:t>r</m:t>
                  </m:r>
                  <m:ctrlPr>
                    <w:rPr>
                      <w:rFonts w:ascii="Cambria Math" w:hAnsi="Cambria Math"/>
                      <w:i/>
                      <w:szCs w:val="24"/>
                    </w:rPr>
                  </m:ctrlPr>
                </m:e>
                <m:sub>
                  <m:r>
                    <m:rPr/>
                    <w:rPr>
                      <w:rFonts w:ascii="Cambria Math" w:hAnsi="Cambria Math"/>
                      <w:szCs w:val="24"/>
                    </w:rPr>
                    <m:t>m</m:t>
                  </m:r>
                  <m:ctrlPr>
                    <w:rPr>
                      <w:rFonts w:ascii="Cambria Math" w:hAnsi="Cambria Math"/>
                      <w:i/>
                      <w:szCs w:val="24"/>
                    </w:rPr>
                  </m:ctrlPr>
                </m:sub>
                <m:sup>
                  <m:r>
                    <m:rPr/>
                    <w:rPr>
                      <w:rFonts w:ascii="Cambria Math" w:hAnsi="Cambria Math"/>
                      <w:szCs w:val="24"/>
                    </w:rPr>
                    <m:t>2</m:t>
                  </m:r>
                  <m:ctrlPr>
                    <w:rPr>
                      <w:rFonts w:ascii="Cambria Math" w:hAnsi="Cambria Math"/>
                      <w:i/>
                      <w:szCs w:val="24"/>
                    </w:rPr>
                  </m:ctrlPr>
                </m:sup>
              </m:sSubSup>
              <m:r>
                <m:rPr/>
                <w:rPr>
                  <w:rFonts w:ascii="Cambria Math" w:hAnsi="Cambria Math"/>
                  <w:szCs w:val="24"/>
                </w:rPr>
                <m:t>=</m:t>
              </m:r>
              <m:sSup>
                <m:sSupPr>
                  <m:ctrlPr>
                    <w:rPr>
                      <w:rFonts w:ascii="Cambria Math" w:hAnsi="Cambria Math"/>
                      <w:i/>
                      <w:szCs w:val="24"/>
                    </w:rPr>
                  </m:ctrlPr>
                </m:sSupPr>
                <m:e>
                  <m:r>
                    <m:rPr/>
                    <w:rPr>
                      <w:rFonts w:ascii="Cambria Math" w:hAnsi="Cambria Math"/>
                      <w:szCs w:val="24"/>
                    </w:rPr>
                    <m:t>r</m:t>
                  </m:r>
                  <m:ctrlPr>
                    <w:rPr>
                      <w:rFonts w:ascii="Cambria Math" w:hAnsi="Cambria Math"/>
                      <w:i/>
                      <w:szCs w:val="24"/>
                    </w:rPr>
                  </m:ctrlPr>
                </m:e>
                <m:sup>
                  <m:r>
                    <m:rPr/>
                    <w:rPr>
                      <w:rFonts w:ascii="Cambria Math" w:hAnsi="Cambria Math"/>
                      <w:szCs w:val="24"/>
                    </w:rPr>
                    <m:t>2</m:t>
                  </m:r>
                  <m:ctrlPr>
                    <w:rPr>
                      <w:rFonts w:ascii="Cambria Math" w:hAnsi="Cambria Math"/>
                      <w:i/>
                      <w:szCs w:val="24"/>
                    </w:rPr>
                  </m:ctrlPr>
                </m:sup>
              </m:sSup>
              <m:r>
                <m:rPr/>
                <w:rPr>
                  <w:rFonts w:ascii="Cambria Math" w:hAnsi="Cambria Math"/>
                  <w:szCs w:val="24"/>
                </w:rPr>
                <m:t>∗</m:t>
              </m:r>
              <m:d>
                <m:dPr>
                  <m:ctrlPr>
                    <w:rPr>
                      <w:rFonts w:ascii="Cambria Math" w:hAnsi="Cambria Math"/>
                      <w:szCs w:val="24"/>
                    </w:rPr>
                  </m:ctrlPr>
                </m:dPr>
                <m:e>
                  <m:r>
                    <m:rPr/>
                    <w:rPr>
                      <w:rFonts w:ascii="Cambria Math" w:hAnsi="Cambria Math"/>
                      <w:szCs w:val="24"/>
                    </w:rPr>
                    <m:t>1−</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m:rPr/>
                            <w:rPr>
                              <w:rFonts w:ascii="Cambria Math" w:hAnsi="Cambria Math"/>
                              <w:szCs w:val="24"/>
                            </w:rPr>
                            <m:t>r</m:t>
                          </m:r>
                          <m:ctrlPr>
                            <w:rPr>
                              <w:rFonts w:ascii="Cambria Math" w:hAnsi="Cambria Math"/>
                              <w:i/>
                              <w:szCs w:val="24"/>
                            </w:rPr>
                          </m:ctrlPr>
                        </m:e>
                        <m:sup>
                          <m:r>
                            <m:rPr/>
                            <w:rPr>
                              <w:rFonts w:ascii="Cambria Math" w:hAnsi="Cambria Math"/>
                              <w:szCs w:val="24"/>
                            </w:rPr>
                            <m:t>2</m:t>
                          </m:r>
                          <m:ctrlPr>
                            <w:rPr>
                              <w:rFonts w:ascii="Cambria Math" w:hAnsi="Cambria Math"/>
                              <w:i/>
                              <w:szCs w:val="24"/>
                            </w:rPr>
                          </m:ctrlPr>
                        </m:sup>
                      </m:sSup>
                      <m:r>
                        <m:rPr/>
                        <w:rPr>
                          <w:rFonts w:ascii="Cambria Math" w:hAnsi="Cambria Math"/>
                          <w:szCs w:val="24"/>
                        </w:rPr>
                        <m:t>−</m:t>
                      </m:r>
                      <m:sSubSup>
                        <m:sSubSupPr>
                          <m:ctrlPr>
                            <w:rPr>
                              <w:rFonts w:ascii="Cambria Math" w:hAnsi="Cambria Math"/>
                              <w:i/>
                              <w:szCs w:val="24"/>
                            </w:rPr>
                          </m:ctrlPr>
                        </m:sSubSupPr>
                        <m:e>
                          <m:r>
                            <m:rPr/>
                            <w:rPr>
                              <w:rFonts w:ascii="Cambria Math" w:hAnsi="Cambria Math"/>
                              <w:szCs w:val="24"/>
                            </w:rPr>
                            <m:t>r</m:t>
                          </m:r>
                          <m:ctrlPr>
                            <w:rPr>
                              <w:rFonts w:ascii="Cambria Math" w:hAnsi="Cambria Math"/>
                              <w:i/>
                              <w:szCs w:val="24"/>
                            </w:rPr>
                          </m:ctrlPr>
                        </m:e>
                        <m:sub>
                          <m:r>
                            <m:rPr/>
                            <w:rPr>
                              <w:rFonts w:ascii="Cambria Math" w:hAnsi="Cambria Math"/>
                              <w:szCs w:val="24"/>
                            </w:rPr>
                            <m:t>0</m:t>
                          </m:r>
                          <m:ctrlPr>
                            <w:rPr>
                              <w:rFonts w:ascii="Cambria Math" w:hAnsi="Cambria Math"/>
                              <w:i/>
                              <w:szCs w:val="24"/>
                            </w:rPr>
                          </m:ctrlPr>
                        </m:sub>
                        <m:sup>
                          <m:r>
                            <m:rPr/>
                            <w:rPr>
                              <w:rFonts w:ascii="Cambria Math" w:hAnsi="Cambria Math"/>
                              <w:szCs w:val="24"/>
                            </w:rPr>
                            <m:t>2</m:t>
                          </m:r>
                          <m:ctrlPr>
                            <w:rPr>
                              <w:rFonts w:ascii="Cambria Math" w:hAnsi="Cambria Math"/>
                              <w:i/>
                              <w:szCs w:val="24"/>
                            </w:rPr>
                          </m:ctrlPr>
                        </m:sup>
                      </m:sSubSup>
                      <m:ctrlPr>
                        <w:rPr>
                          <w:rFonts w:ascii="Cambria Math" w:hAnsi="Cambria Math"/>
                          <w:szCs w:val="24"/>
                        </w:rPr>
                      </m:ctrlPr>
                    </m:e>
                  </m:rad>
                  <m:ctrlPr>
                    <w:rPr>
                      <w:rFonts w:ascii="Cambria Math" w:hAnsi="Cambria Math"/>
                      <w:i/>
                      <w:szCs w:val="24"/>
                    </w:rPr>
                  </m:ctrlPr>
                </m:e>
              </m:d>
              <m:r>
                <m:rPr/>
                <w:rPr>
                  <w:rFonts w:hint="default" w:ascii="Cambria Math" w:hAnsi="Cambria Math"/>
                  <w:szCs w:val="24"/>
                  <w:lang w:val="en-US" w:eastAsia="zh-CN"/>
                </w:rPr>
                <m:t xml:space="preserve">                                                   </m:t>
              </m:r>
              <m:d>
                <m:dPr>
                  <m:ctrlPr>
                    <w:rPr>
                      <w:rFonts w:ascii="Cambria Math" w:hAnsi="Cambria Math"/>
                      <w:i/>
                      <w:szCs w:val="24"/>
                    </w:rPr>
                  </m:ctrlPr>
                </m:dPr>
                <m:e>
                  <m:r>
                    <m:rPr/>
                    <w:rPr>
                      <w:rFonts w:hint="default" w:ascii="Cambria Math" w:hAnsi="Cambria Math"/>
                      <w:szCs w:val="24"/>
                      <w:lang w:val="en-US" w:eastAsia="zh-CN"/>
                    </w:rPr>
                    <m:t>20</m:t>
                  </m:r>
                  <m:ctrlPr>
                    <w:rPr>
                      <w:rFonts w:ascii="Cambria Math" w:hAnsi="Cambria Math"/>
                      <w:i/>
                      <w:szCs w:val="24"/>
                    </w:rPr>
                  </m:ctrlPr>
                </m:e>
              </m:d>
              <m:ctrlPr>
                <w:rPr>
                  <w:rFonts w:ascii="Cambria Math" w:hAnsi="Cambria Math"/>
                  <w:i/>
                  <w:szCs w:val="24"/>
                </w:rPr>
              </m:ctrlPr>
            </m:e>
          </m:eqArr>
        </m:oMath>
      </m:oMathPara>
    </w:p>
    <w:p w14:paraId="141B72AD">
      <w:pPr>
        <w:spacing w:line="400" w:lineRule="atLeast"/>
        <w:rPr>
          <w:szCs w:val="24"/>
        </w:rPr>
      </w:pPr>
      <w:r>
        <w:rPr>
          <w:rFonts w:hint="eastAsia"/>
          <w:szCs w:val="24"/>
          <w:lang w:val="en-US" w:eastAsia="zh-CN"/>
        </w:rPr>
        <w:t>w</w:t>
      </w:r>
      <w:r>
        <w:rPr>
          <w:rFonts w:hint="eastAsia"/>
          <w:szCs w:val="24"/>
        </w:rPr>
        <w:t>here r</w:t>
      </w:r>
      <w:r>
        <w:rPr>
          <w:szCs w:val="24"/>
          <w:vertAlign w:val="superscript"/>
        </w:rPr>
        <w:t>2</w:t>
      </w:r>
      <w:r>
        <w:rPr>
          <w:rFonts w:hint="eastAsia"/>
          <w:szCs w:val="24"/>
        </w:rPr>
        <w:t xml:space="preserve"> and r</w:t>
      </w:r>
      <w:r>
        <w:rPr>
          <w:szCs w:val="24"/>
          <w:vertAlign w:val="superscript"/>
        </w:rPr>
        <w:t>2</w:t>
      </w:r>
      <w:r>
        <w:rPr>
          <w:szCs w:val="24"/>
          <w:vertAlign w:val="subscript"/>
        </w:rPr>
        <w:t>0</w:t>
      </w:r>
      <w:r>
        <w:rPr>
          <w:rFonts w:hint="eastAsia"/>
          <w:szCs w:val="24"/>
        </w:rPr>
        <w:t xml:space="preserve"> are the squares of the correlation coefficients between observed and predicted values with and without intercept, respectively.</w:t>
      </w:r>
    </w:p>
    <w:p w14:paraId="7C0B023A">
      <w:pPr>
        <w:spacing w:line="360" w:lineRule="auto"/>
        <w:ind w:firstLine="420"/>
        <w:jc w:val="left"/>
      </w:pPr>
      <w:r>
        <w:rPr>
          <w:rFonts w:hint="eastAsia"/>
        </w:rPr>
        <w:t xml:space="preserve">The performance of the classification task model was evaluated using </w:t>
      </w:r>
      <w:r>
        <w:rPr>
          <w:rFonts w:hint="eastAsia"/>
          <w:lang w:val="en-US" w:eastAsia="zh-CN"/>
        </w:rPr>
        <w:t>five</w:t>
      </w:r>
      <w:r>
        <w:rPr>
          <w:rFonts w:hint="eastAsia"/>
        </w:rPr>
        <w:t xml:space="preserve"> metrics: </w:t>
      </w:r>
      <w:r>
        <w:rPr>
          <w:rFonts w:hint="eastAsia"/>
          <w:lang w:val="en-US" w:eastAsia="zh-CN"/>
        </w:rPr>
        <w:t>a</w:t>
      </w:r>
      <w:r>
        <w:rPr>
          <w:rFonts w:hint="eastAsia"/>
        </w:rPr>
        <w:t xml:space="preserve">rea </w:t>
      </w:r>
      <w:r>
        <w:rPr>
          <w:rFonts w:hint="eastAsia"/>
          <w:lang w:val="en-US" w:eastAsia="zh-CN"/>
        </w:rPr>
        <w:t>u</w:t>
      </w:r>
      <w:r>
        <w:rPr>
          <w:rFonts w:hint="eastAsia"/>
        </w:rPr>
        <w:t xml:space="preserve">nder the </w:t>
      </w:r>
      <w:r>
        <w:rPr>
          <w:rFonts w:hint="eastAsia"/>
          <w:lang w:val="en-US" w:eastAsia="zh-CN"/>
        </w:rPr>
        <w:t>r</w:t>
      </w:r>
      <w:r>
        <w:rPr>
          <w:rFonts w:hint="eastAsia"/>
        </w:rPr>
        <w:t xml:space="preserve">eceiver </w:t>
      </w:r>
      <w:r>
        <w:rPr>
          <w:rFonts w:hint="eastAsia"/>
          <w:lang w:val="en-US" w:eastAsia="zh-CN"/>
        </w:rPr>
        <w:t>o</w:t>
      </w:r>
      <w:r>
        <w:rPr>
          <w:rFonts w:hint="eastAsia"/>
        </w:rPr>
        <w:t xml:space="preserve">perating </w:t>
      </w:r>
      <w:r>
        <w:rPr>
          <w:rFonts w:hint="eastAsia"/>
          <w:lang w:val="en-US" w:eastAsia="zh-CN"/>
        </w:rPr>
        <w:t>c</w:t>
      </w:r>
      <w:r>
        <w:rPr>
          <w:rFonts w:hint="eastAsia"/>
        </w:rPr>
        <w:t xml:space="preserve">haracteristic </w:t>
      </w:r>
      <w:r>
        <w:rPr>
          <w:rFonts w:hint="eastAsia"/>
          <w:lang w:val="en-US" w:eastAsia="zh-CN"/>
        </w:rPr>
        <w:t>c</w:t>
      </w:r>
      <w:r>
        <w:rPr>
          <w:rFonts w:hint="eastAsia"/>
        </w:rPr>
        <w:t>urve</w:t>
      </w:r>
      <w:r>
        <w:rPr>
          <w:rFonts w:hint="eastAsia"/>
          <w:lang w:val="en-US" w:eastAsia="zh-CN"/>
        </w:rPr>
        <w:t xml:space="preserve"> (</w:t>
      </w:r>
      <w:r>
        <w:rPr>
          <w:rFonts w:hint="eastAsia"/>
        </w:rPr>
        <w:t>AUROC</w:t>
      </w:r>
      <w:r>
        <w:rPr>
          <w:rFonts w:hint="eastAsia"/>
          <w:lang w:val="en-US" w:eastAsia="zh-CN"/>
        </w:rPr>
        <w:t>)</w:t>
      </w:r>
      <w:r>
        <w:rPr>
          <w:rFonts w:hint="eastAsia"/>
        </w:rPr>
        <w:t xml:space="preserve">, area under precision-recall curve (AUPRC), accuracy, sensitivity, and specificity. These evaluation metrics were calculated using a self-written Python script, as detailed in Table </w:t>
      </w:r>
      <w:r>
        <w:rPr>
          <w:rFonts w:hint="eastAsia"/>
          <w:lang w:val="en-US" w:eastAsia="zh-CN"/>
        </w:rPr>
        <w:t>4</w:t>
      </w:r>
      <w:r>
        <w:rPr>
          <w:rFonts w:hint="eastAsia"/>
        </w:rPr>
        <w:t>.</w:t>
      </w:r>
    </w:p>
    <w:p w14:paraId="4D6171CA">
      <w:pPr>
        <w:spacing w:line="360" w:lineRule="auto"/>
        <w:jc w:val="left"/>
        <w:rPr>
          <w:rFonts w:eastAsia="黑体" w:cs="Times New Roman"/>
          <w:b/>
          <w:bCs/>
          <w:sz w:val="21"/>
          <w:szCs w:val="20"/>
        </w:rPr>
      </w:pPr>
      <w:r>
        <w:rPr>
          <w:rFonts w:hint="eastAsia" w:eastAsia="黑体" w:cs="Times New Roman"/>
          <w:b/>
          <w:bCs/>
          <w:sz w:val="21"/>
          <w:szCs w:val="20"/>
        </w:rPr>
        <w:t xml:space="preserve">Table </w:t>
      </w:r>
      <w:r>
        <w:rPr>
          <w:rFonts w:hint="eastAsia" w:eastAsia="黑体" w:cs="Times New Roman"/>
          <w:b/>
          <w:bCs/>
          <w:sz w:val="21"/>
          <w:szCs w:val="20"/>
          <w:lang w:val="en-US" w:eastAsia="zh-CN"/>
        </w:rPr>
        <w:t>4.</w:t>
      </w:r>
      <w:r>
        <w:rPr>
          <w:rFonts w:eastAsia="黑体" w:cs="Times New Roman"/>
          <w:b/>
          <w:bCs/>
          <w:sz w:val="21"/>
          <w:szCs w:val="20"/>
        </w:rPr>
        <w:t xml:space="preserve"> </w:t>
      </w:r>
      <w:r>
        <w:rPr>
          <w:rFonts w:hint="eastAsia" w:eastAsia="黑体" w:cs="Times New Roman"/>
          <w:b/>
          <w:bCs/>
          <w:sz w:val="21"/>
          <w:szCs w:val="20"/>
        </w:rPr>
        <w:t xml:space="preserve">Model evaluation metrics </w:t>
      </w:r>
    </w:p>
    <w:tbl>
      <w:tblPr>
        <w:tblStyle w:val="20"/>
        <w:tblW w:w="86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85"/>
        <w:gridCol w:w="1996"/>
        <w:gridCol w:w="4573"/>
      </w:tblGrid>
      <w:tr w14:paraId="6207DE5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085" w:type="dxa"/>
            <w:tcBorders>
              <w:top w:val="single" w:color="auto" w:sz="8" w:space="0"/>
              <w:left w:val="nil"/>
              <w:bottom w:val="single" w:color="auto" w:sz="6" w:space="0"/>
              <w:right w:val="nil"/>
              <w:insideH w:val="single" w:sz="6" w:space="0"/>
              <w:insideV w:val="nil"/>
              <w:tl2br w:val="nil"/>
              <w:tr2bl w:val="nil"/>
            </w:tcBorders>
          </w:tcPr>
          <w:p w14:paraId="2E574300">
            <w:pPr>
              <w:spacing w:line="400" w:lineRule="atLeast"/>
              <w:jc w:val="left"/>
              <w:rPr>
                <w:sz w:val="21"/>
                <w:szCs w:val="21"/>
              </w:rPr>
            </w:pPr>
            <w:r>
              <w:rPr>
                <w:rFonts w:hint="eastAsia"/>
                <w:sz w:val="21"/>
                <w:szCs w:val="21"/>
              </w:rPr>
              <w:t>Task type</w:t>
            </w:r>
          </w:p>
        </w:tc>
        <w:tc>
          <w:tcPr>
            <w:tcW w:w="1996" w:type="dxa"/>
            <w:tcBorders>
              <w:top w:val="single" w:color="auto" w:sz="8" w:space="0"/>
              <w:bottom w:val="single" w:color="auto" w:sz="6" w:space="0"/>
              <w:right w:val="nil"/>
              <w:insideH w:val="single" w:sz="6" w:space="0"/>
              <w:insideV w:val="nil"/>
              <w:tl2br w:val="nil"/>
              <w:tr2bl w:val="nil"/>
            </w:tcBorders>
          </w:tcPr>
          <w:p w14:paraId="64B23110">
            <w:pPr>
              <w:spacing w:line="400" w:lineRule="atLeast"/>
              <w:jc w:val="left"/>
              <w:rPr>
                <w:sz w:val="21"/>
                <w:szCs w:val="21"/>
              </w:rPr>
            </w:pPr>
            <w:r>
              <w:rPr>
                <w:rFonts w:hint="eastAsia"/>
                <w:sz w:val="21"/>
                <w:szCs w:val="21"/>
              </w:rPr>
              <w:t>Metrics</w:t>
            </w:r>
          </w:p>
        </w:tc>
        <w:tc>
          <w:tcPr>
            <w:tcW w:w="4573" w:type="dxa"/>
            <w:tcBorders>
              <w:top w:val="single" w:color="auto" w:sz="8" w:space="0"/>
              <w:bottom w:val="single" w:color="auto" w:sz="6" w:space="0"/>
              <w:right w:val="nil"/>
              <w:insideH w:val="single" w:sz="6" w:space="0"/>
              <w:insideV w:val="nil"/>
              <w:tl2br w:val="nil"/>
              <w:tr2bl w:val="nil"/>
            </w:tcBorders>
          </w:tcPr>
          <w:p w14:paraId="23111964">
            <w:pPr>
              <w:spacing w:line="400" w:lineRule="atLeast"/>
              <w:jc w:val="center"/>
              <w:rPr>
                <w:sz w:val="21"/>
                <w:szCs w:val="21"/>
              </w:rPr>
            </w:pPr>
            <w:r>
              <w:rPr>
                <w:rFonts w:hint="eastAsia"/>
                <w:sz w:val="21"/>
                <w:szCs w:val="21"/>
              </w:rPr>
              <w:t>Introduction</w:t>
            </w:r>
          </w:p>
        </w:tc>
      </w:tr>
      <w:tr w14:paraId="6DD9BDB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5" w:type="dxa"/>
            <w:tcBorders>
              <w:top w:val="single" w:color="auto" w:sz="6" w:space="0"/>
            </w:tcBorders>
          </w:tcPr>
          <w:p w14:paraId="62EA1868">
            <w:pPr>
              <w:spacing w:line="400" w:lineRule="atLeast"/>
              <w:rPr>
                <w:sz w:val="21"/>
                <w:szCs w:val="21"/>
              </w:rPr>
            </w:pPr>
            <w:r>
              <w:rPr>
                <w:rFonts w:hint="eastAsia"/>
                <w:sz w:val="21"/>
                <w:szCs w:val="21"/>
              </w:rPr>
              <w:t>Regression task</w:t>
            </w:r>
          </w:p>
        </w:tc>
        <w:tc>
          <w:tcPr>
            <w:tcW w:w="1996" w:type="dxa"/>
            <w:tcBorders>
              <w:top w:val="single" w:color="auto" w:sz="6" w:space="0"/>
            </w:tcBorders>
          </w:tcPr>
          <w:p w14:paraId="49B73555">
            <w:pPr>
              <w:spacing w:line="400" w:lineRule="atLeast"/>
              <w:rPr>
                <w:sz w:val="21"/>
                <w:szCs w:val="21"/>
              </w:rPr>
            </w:pPr>
            <w:r>
              <w:rPr>
                <w:rFonts w:hint="eastAsia"/>
                <w:sz w:val="21"/>
                <w:szCs w:val="21"/>
              </w:rPr>
              <w:t>C</w:t>
            </w:r>
            <w:r>
              <w:rPr>
                <w:sz w:val="21"/>
                <w:szCs w:val="21"/>
              </w:rPr>
              <w:t>I</w:t>
            </w:r>
          </w:p>
        </w:tc>
        <w:tc>
          <w:tcPr>
            <w:tcW w:w="4573" w:type="dxa"/>
            <w:tcBorders>
              <w:top w:val="single" w:color="auto" w:sz="6" w:space="0"/>
            </w:tcBorders>
          </w:tcPr>
          <w:p w14:paraId="1485D8C5">
            <w:pPr>
              <w:spacing w:line="400" w:lineRule="atLeast"/>
              <w:rPr>
                <w:iCs/>
                <w:sz w:val="21"/>
                <w:szCs w:val="21"/>
              </w:rPr>
            </w:pPr>
            <m:oMathPara>
              <m:oMath>
                <m:r>
                  <m:rPr>
                    <m:sty m:val="p"/>
                  </m:rPr>
                  <w:rPr>
                    <w:rFonts w:ascii="Cambria Math" w:hAnsi="Cambria Math"/>
                    <w:sz w:val="21"/>
                    <w:szCs w:val="21"/>
                  </w:rPr>
                  <m:t>CI=</m:t>
                </m:r>
                <m:f>
                  <m:fPr>
                    <m:ctrlPr>
                      <w:rPr>
                        <w:rFonts w:ascii="Cambria Math" w:hAnsi="Cambria Math"/>
                        <w:iCs/>
                        <w:sz w:val="21"/>
                        <w:szCs w:val="21"/>
                      </w:rPr>
                    </m:ctrlPr>
                  </m:fPr>
                  <m:num>
                    <m:r>
                      <m:rPr>
                        <m:sty m:val="p"/>
                      </m:rPr>
                      <w:rPr>
                        <w:rFonts w:ascii="Cambria Math" w:hAnsi="Cambria Math"/>
                        <w:sz w:val="21"/>
                        <w:szCs w:val="21"/>
                      </w:rPr>
                      <m:t>1</m:t>
                    </m:r>
                    <m:ctrlPr>
                      <w:rPr>
                        <w:rFonts w:ascii="Cambria Math" w:hAnsi="Cambria Math"/>
                        <w:iCs/>
                        <w:sz w:val="21"/>
                        <w:szCs w:val="21"/>
                      </w:rPr>
                    </m:ctrlPr>
                  </m:num>
                  <m:den>
                    <m:r>
                      <m:rPr>
                        <m:sty m:val="p"/>
                      </m:rPr>
                      <w:rPr>
                        <w:rFonts w:ascii="Cambria Math" w:hAnsi="Cambria Math"/>
                        <w:sz w:val="21"/>
                        <w:szCs w:val="21"/>
                      </w:rPr>
                      <m:t>Z</m:t>
                    </m:r>
                    <m:ctrlPr>
                      <w:rPr>
                        <w:rFonts w:ascii="Cambria Math" w:hAnsi="Cambria Math"/>
                        <w:iCs/>
                        <w:sz w:val="21"/>
                        <w:szCs w:val="21"/>
                      </w:rPr>
                    </m:ctrlPr>
                  </m:den>
                </m:f>
                <m:nary>
                  <m:naryPr>
                    <m:chr m:val="∑"/>
                    <m:supHide m:val="1"/>
                    <m:ctrlPr>
                      <w:rPr>
                        <w:rFonts w:ascii="Cambria Math" w:hAnsi="Cambria Math"/>
                        <w:iCs/>
                        <w:sz w:val="21"/>
                        <w:szCs w:val="21"/>
                      </w:rPr>
                    </m:ctrlPr>
                  </m:naryPr>
                  <m:sub>
                    <m:sSub>
                      <m:sSubPr>
                        <m:ctrlPr>
                          <w:rPr>
                            <w:rFonts w:ascii="Cambria Math" w:hAnsi="Cambria Math"/>
                            <w:iCs/>
                            <w:sz w:val="21"/>
                            <w:szCs w:val="21"/>
                          </w:rPr>
                        </m:ctrlPr>
                      </m:sSubPr>
                      <m:e>
                        <m:r>
                          <m:rPr>
                            <m:sty m:val="p"/>
                          </m:rPr>
                          <w:rPr>
                            <w:rFonts w:ascii="Cambria Math" w:hAnsi="Cambria Math"/>
                            <w:sz w:val="21"/>
                            <w:szCs w:val="21"/>
                          </w:rPr>
                          <m:t>δ</m:t>
                        </m:r>
                        <m:ctrlPr>
                          <w:rPr>
                            <w:rFonts w:ascii="Cambria Math" w:hAnsi="Cambria Math"/>
                            <w:iCs/>
                            <w:sz w:val="21"/>
                            <w:szCs w:val="21"/>
                          </w:rPr>
                        </m:ctrlPr>
                      </m:e>
                      <m:sub>
                        <m:r>
                          <m:rPr>
                            <m:sty m:val="p"/>
                          </m:rPr>
                          <w:rPr>
                            <w:rFonts w:hint="eastAsia" w:ascii="Cambria Math" w:hAnsi="Cambria Math"/>
                            <w:sz w:val="21"/>
                            <w:szCs w:val="21"/>
                          </w:rPr>
                          <m:t>i</m:t>
                        </m:r>
                        <m:ctrlPr>
                          <w:rPr>
                            <w:rFonts w:ascii="Cambria Math" w:hAnsi="Cambria Math"/>
                            <w:iCs/>
                            <w:sz w:val="21"/>
                            <w:szCs w:val="21"/>
                          </w:rPr>
                        </m:ctrlPr>
                      </m:sub>
                    </m:sSub>
                    <m:r>
                      <m:rPr>
                        <m:sty m:val="p"/>
                      </m:rPr>
                      <w:rPr>
                        <w:rFonts w:ascii="Cambria Math" w:hAnsi="Cambria Math"/>
                        <w:sz w:val="21"/>
                        <w:szCs w:val="21"/>
                      </w:rPr>
                      <m:t>&gt;</m:t>
                    </m:r>
                    <m:sSub>
                      <m:sSubPr>
                        <m:ctrlPr>
                          <w:rPr>
                            <w:rFonts w:ascii="Cambria Math" w:hAnsi="Cambria Math"/>
                            <w:iCs/>
                            <w:sz w:val="21"/>
                            <w:szCs w:val="21"/>
                          </w:rPr>
                        </m:ctrlPr>
                      </m:sSubPr>
                      <m:e>
                        <m:r>
                          <m:rPr>
                            <m:sty m:val="p"/>
                          </m:rPr>
                          <w:rPr>
                            <w:rFonts w:ascii="Cambria Math" w:hAnsi="Cambria Math"/>
                            <w:sz w:val="21"/>
                            <w:szCs w:val="21"/>
                          </w:rPr>
                          <m:t>δ</m:t>
                        </m:r>
                        <m:ctrlPr>
                          <w:rPr>
                            <w:rFonts w:ascii="Cambria Math" w:hAnsi="Cambria Math"/>
                            <w:iCs/>
                            <w:sz w:val="21"/>
                            <w:szCs w:val="21"/>
                          </w:rPr>
                        </m:ctrlPr>
                      </m:e>
                      <m:sub>
                        <m:r>
                          <m:rPr>
                            <m:sty m:val="p"/>
                          </m:rPr>
                          <w:rPr>
                            <w:rFonts w:ascii="Cambria Math" w:hAnsi="Cambria Math"/>
                            <w:sz w:val="21"/>
                            <w:szCs w:val="21"/>
                          </w:rPr>
                          <m:t>j</m:t>
                        </m:r>
                        <m:ctrlPr>
                          <w:rPr>
                            <w:rFonts w:ascii="Cambria Math" w:hAnsi="Cambria Math"/>
                            <w:iCs/>
                            <w:sz w:val="21"/>
                            <w:szCs w:val="21"/>
                          </w:rPr>
                        </m:ctrlPr>
                      </m:sub>
                    </m:sSub>
                    <m:ctrlPr>
                      <w:rPr>
                        <w:rFonts w:ascii="Cambria Math" w:hAnsi="Cambria Math"/>
                        <w:iCs/>
                        <w:sz w:val="21"/>
                        <w:szCs w:val="21"/>
                      </w:rPr>
                    </m:ctrlPr>
                  </m:sub>
                  <m:sup>
                    <m:ctrlPr>
                      <w:rPr>
                        <w:rFonts w:ascii="Cambria Math" w:hAnsi="Cambria Math"/>
                        <w:iCs/>
                        <w:sz w:val="21"/>
                        <w:szCs w:val="21"/>
                      </w:rPr>
                    </m:ctrlPr>
                  </m:sup>
                  <m:e>
                    <m:r>
                      <m:rPr>
                        <m:sty m:val="p"/>
                      </m:rPr>
                      <w:rPr>
                        <w:rFonts w:ascii="Cambria Math" w:hAnsi="Cambria Math"/>
                        <w:sz w:val="21"/>
                        <w:szCs w:val="21"/>
                      </w:rPr>
                      <m:t>b</m:t>
                    </m:r>
                    <m:d>
                      <m:dPr>
                        <m:ctrlPr>
                          <w:rPr>
                            <w:rFonts w:ascii="Cambria Math" w:hAnsi="Cambria Math"/>
                            <w:iCs/>
                            <w:sz w:val="21"/>
                            <w:szCs w:val="21"/>
                          </w:rPr>
                        </m:ctrlPr>
                      </m:dPr>
                      <m:e>
                        <m:sSub>
                          <m:sSubPr>
                            <m:ctrlPr>
                              <w:rPr>
                                <w:rFonts w:ascii="Cambria Math" w:hAnsi="Cambria Math"/>
                                <w:iCs/>
                                <w:sz w:val="21"/>
                                <w:szCs w:val="21"/>
                              </w:rPr>
                            </m:ctrlPr>
                          </m:sSubPr>
                          <m:e>
                            <m:r>
                              <m:rPr>
                                <m:sty m:val="p"/>
                              </m:rPr>
                              <w:rPr>
                                <w:rFonts w:ascii="Cambria Math" w:hAnsi="Cambria Math"/>
                                <w:sz w:val="21"/>
                                <w:szCs w:val="21"/>
                              </w:rPr>
                              <m:t>b</m:t>
                            </m:r>
                            <m:ctrlPr>
                              <w:rPr>
                                <w:rFonts w:ascii="Cambria Math" w:hAnsi="Cambria Math"/>
                                <w:iCs/>
                                <w:sz w:val="21"/>
                                <w:szCs w:val="21"/>
                              </w:rPr>
                            </m:ctrlPr>
                          </m:e>
                          <m:sub>
                            <m:r>
                              <m:rPr>
                                <m:sty m:val="p"/>
                              </m:rPr>
                              <w:rPr>
                                <w:rFonts w:ascii="Cambria Math" w:hAnsi="Cambria Math"/>
                                <w:sz w:val="21"/>
                                <w:szCs w:val="21"/>
                              </w:rPr>
                              <m:t>i</m:t>
                            </m:r>
                            <m:ctrlPr>
                              <w:rPr>
                                <w:rFonts w:ascii="Cambria Math" w:hAnsi="Cambria Math"/>
                                <w:iCs/>
                                <w:sz w:val="21"/>
                                <w:szCs w:val="21"/>
                              </w:rPr>
                            </m:ctrlPr>
                          </m:sub>
                        </m:sSub>
                        <m:r>
                          <m:rPr>
                            <m:sty m:val="p"/>
                          </m:rPr>
                          <w:rPr>
                            <w:rFonts w:ascii="Cambria Math" w:hAnsi="Cambria Math"/>
                            <w:sz w:val="21"/>
                            <w:szCs w:val="21"/>
                          </w:rPr>
                          <m:t>−</m:t>
                        </m:r>
                        <m:sSub>
                          <m:sSubPr>
                            <m:ctrlPr>
                              <w:rPr>
                                <w:rFonts w:ascii="Cambria Math" w:hAnsi="Cambria Math"/>
                                <w:iCs/>
                                <w:sz w:val="21"/>
                                <w:szCs w:val="21"/>
                              </w:rPr>
                            </m:ctrlPr>
                          </m:sSubPr>
                          <m:e>
                            <m:r>
                              <m:rPr>
                                <m:sty m:val="p"/>
                              </m:rPr>
                              <w:rPr>
                                <w:rFonts w:ascii="Cambria Math" w:hAnsi="Cambria Math"/>
                                <w:sz w:val="21"/>
                                <w:szCs w:val="21"/>
                              </w:rPr>
                              <m:t>b</m:t>
                            </m:r>
                            <m:ctrlPr>
                              <w:rPr>
                                <w:rFonts w:ascii="Cambria Math" w:hAnsi="Cambria Math"/>
                                <w:iCs/>
                                <w:sz w:val="21"/>
                                <w:szCs w:val="21"/>
                              </w:rPr>
                            </m:ctrlPr>
                          </m:e>
                          <m:sub>
                            <m:r>
                              <m:rPr>
                                <m:sty m:val="p"/>
                              </m:rPr>
                              <w:rPr>
                                <w:rFonts w:ascii="Cambria Math" w:hAnsi="Cambria Math"/>
                                <w:sz w:val="21"/>
                                <w:szCs w:val="21"/>
                              </w:rPr>
                              <m:t>j</m:t>
                            </m:r>
                            <m:ctrlPr>
                              <w:rPr>
                                <w:rFonts w:ascii="Cambria Math" w:hAnsi="Cambria Math"/>
                                <w:iCs/>
                                <w:sz w:val="21"/>
                                <w:szCs w:val="21"/>
                              </w:rPr>
                            </m:ctrlPr>
                          </m:sub>
                        </m:sSub>
                        <m:ctrlPr>
                          <w:rPr>
                            <w:rFonts w:ascii="Cambria Math" w:hAnsi="Cambria Math"/>
                            <w:iCs/>
                            <w:sz w:val="21"/>
                            <w:szCs w:val="21"/>
                          </w:rPr>
                        </m:ctrlPr>
                      </m:e>
                    </m:d>
                    <m:ctrlPr>
                      <w:rPr>
                        <w:rFonts w:ascii="Cambria Math" w:hAnsi="Cambria Math"/>
                        <w:iCs/>
                        <w:sz w:val="21"/>
                        <w:szCs w:val="21"/>
                      </w:rPr>
                    </m:ctrlPr>
                  </m:e>
                </m:nary>
              </m:oMath>
            </m:oMathPara>
          </w:p>
        </w:tc>
      </w:tr>
      <w:tr w14:paraId="629DDCE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5" w:type="dxa"/>
          </w:tcPr>
          <w:p w14:paraId="554F8ED0">
            <w:pPr>
              <w:spacing w:line="400" w:lineRule="atLeast"/>
              <w:rPr>
                <w:sz w:val="21"/>
                <w:szCs w:val="21"/>
              </w:rPr>
            </w:pPr>
          </w:p>
        </w:tc>
        <w:tc>
          <w:tcPr>
            <w:tcW w:w="1996" w:type="dxa"/>
          </w:tcPr>
          <w:p w14:paraId="6826951B">
            <w:pPr>
              <w:spacing w:line="400" w:lineRule="atLeast"/>
              <w:rPr>
                <w:sz w:val="21"/>
                <w:szCs w:val="21"/>
              </w:rPr>
            </w:pPr>
            <w:r>
              <w:rPr>
                <w:sz w:val="21"/>
                <w:szCs w:val="21"/>
              </w:rPr>
              <w:t>MSE</w:t>
            </w:r>
          </w:p>
        </w:tc>
        <w:tc>
          <w:tcPr>
            <w:tcW w:w="4573" w:type="dxa"/>
          </w:tcPr>
          <w:p w14:paraId="2B331AF4">
            <w:pPr>
              <w:spacing w:line="400" w:lineRule="atLeast"/>
              <w:rPr>
                <w:sz w:val="21"/>
                <w:szCs w:val="21"/>
              </w:rPr>
            </w:pPr>
            <m:oMathPara>
              <m:oMath>
                <m:r>
                  <m:rPr>
                    <m:nor/>
                    <m:sty m:val="p"/>
                  </m:rPr>
                  <w:rPr>
                    <w:rFonts w:ascii="Cambria Math" w:hAnsi="Cambria Math"/>
                    <w:b w:val="0"/>
                    <w:i w:val="0"/>
                    <w:sz w:val="21"/>
                    <w:szCs w:val="21"/>
                  </w:rPr>
                  <m:t>MSE</m:t>
                </m:r>
                <m:r>
                  <m:rPr/>
                  <w:rPr>
                    <w:rFonts w:ascii="Cambria Math" w:hAnsi="Cambria Math"/>
                    <w:sz w:val="21"/>
                    <w:szCs w:val="21"/>
                  </w:rPr>
                  <m:t>=</m:t>
                </m:r>
                <m:f>
                  <m:fPr>
                    <m:ctrlPr>
                      <w:rPr>
                        <w:rFonts w:ascii="Cambria Math" w:hAnsi="Cambria Math"/>
                        <w:sz w:val="21"/>
                        <w:szCs w:val="21"/>
                      </w:rPr>
                    </m:ctrlPr>
                  </m:fPr>
                  <m:num>
                    <m:r>
                      <m:rPr/>
                      <w:rPr>
                        <w:rFonts w:ascii="Cambria Math" w:hAnsi="Cambria Math"/>
                        <w:sz w:val="21"/>
                        <w:szCs w:val="21"/>
                      </w:rPr>
                      <m:t>1</m:t>
                    </m:r>
                    <m:ctrlPr>
                      <w:rPr>
                        <w:rFonts w:ascii="Cambria Math" w:hAnsi="Cambria Math"/>
                        <w:i/>
                        <w:sz w:val="21"/>
                        <w:szCs w:val="21"/>
                      </w:rPr>
                    </m:ctrlPr>
                  </m:num>
                  <m:den>
                    <m:r>
                      <m:rPr>
                        <m:nor/>
                        <m:sty m:val="p"/>
                      </m:rPr>
                      <w:rPr>
                        <w:rFonts w:ascii="Cambria Math" w:hAnsi="Cambria Math"/>
                        <w:b w:val="0"/>
                        <w:i w:val="0"/>
                        <w:sz w:val="21"/>
                        <w:szCs w:val="21"/>
                      </w:rPr>
                      <m:t>M</m:t>
                    </m:r>
                    <m:ctrlPr>
                      <w:rPr>
                        <w:rFonts w:ascii="Cambria Math" w:hAnsi="Cambria Math"/>
                        <w:i/>
                        <w:sz w:val="21"/>
                        <w:szCs w:val="21"/>
                      </w:rPr>
                    </m:ctrlPr>
                  </m:den>
                </m:f>
                <m:nary>
                  <m:naryPr>
                    <m:chr m:val="∑"/>
                    <m:ctrlPr>
                      <w:rPr>
                        <w:rFonts w:ascii="Cambria Math" w:hAnsi="Cambria Math"/>
                        <w:sz w:val="21"/>
                        <w:szCs w:val="21"/>
                      </w:rPr>
                    </m:ctrlPr>
                  </m:naryPr>
                  <m:sub>
                    <m:r>
                      <m:rPr/>
                      <w:rPr>
                        <w:rFonts w:ascii="Cambria Math" w:hAnsi="Cambria Math"/>
                        <w:sz w:val="21"/>
                        <w:szCs w:val="21"/>
                      </w:rPr>
                      <m:t>i=1</m:t>
                    </m:r>
                    <m:ctrlPr>
                      <w:rPr>
                        <w:rFonts w:ascii="Cambria Math" w:hAnsi="Cambria Math"/>
                        <w:i/>
                        <w:sz w:val="21"/>
                        <w:szCs w:val="21"/>
                      </w:rPr>
                    </m:ctrlPr>
                  </m:sub>
                  <m:sup>
                    <m:r>
                      <m:rPr>
                        <m:nor/>
                        <m:sty m:val="p"/>
                      </m:rPr>
                      <w:rPr>
                        <w:rFonts w:ascii="Cambria Math" w:hAnsi="Cambria Math"/>
                        <w:b w:val="0"/>
                        <w:i w:val="0"/>
                        <w:sz w:val="21"/>
                        <w:szCs w:val="21"/>
                      </w:rPr>
                      <m:t>M</m:t>
                    </m:r>
                    <m:ctrlPr>
                      <w:rPr>
                        <w:rFonts w:ascii="Cambria Math" w:hAnsi="Cambria Math"/>
                        <w:i/>
                        <w:sz w:val="21"/>
                        <w:szCs w:val="21"/>
                      </w:rPr>
                    </m:ctrlPr>
                  </m:sup>
                  <m:e>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m:rPr/>
                                  <w:rPr>
                                    <w:rFonts w:ascii="Cambria Math" w:hAnsi="Cambria Math"/>
                                    <w:sz w:val="21"/>
                                    <w:szCs w:val="21"/>
                                  </w:rPr>
                                  <m:t>y</m:t>
                                </m:r>
                                <m:ctrlPr>
                                  <w:rPr>
                                    <w:rFonts w:ascii="Cambria Math" w:hAnsi="Cambria Math"/>
                                    <w:i/>
                                    <w:sz w:val="21"/>
                                    <w:szCs w:val="21"/>
                                  </w:rPr>
                                </m:ctrlPr>
                              </m:e>
                              <m:sub>
                                <m:r>
                                  <m:rPr>
                                    <m:nor/>
                                    <m:sty m:val="p"/>
                                  </m:rPr>
                                  <w:rPr>
                                    <w:rFonts w:ascii="Cambria Math" w:hAnsi="Cambria Math"/>
                                    <w:b w:val="0"/>
                                    <w:i w:val="0"/>
                                    <w:sz w:val="21"/>
                                    <w:szCs w:val="21"/>
                                  </w:rPr>
                                  <m:t>i</m:t>
                                </m:r>
                                <m:ctrlPr>
                                  <w:rPr>
                                    <w:rFonts w:ascii="Cambria Math" w:hAnsi="Cambria Math"/>
                                    <w:i/>
                                    <w:sz w:val="21"/>
                                    <w:szCs w:val="21"/>
                                  </w:rPr>
                                </m:ctrlPr>
                              </m:sub>
                            </m:sSub>
                            <m:r>
                              <m:rPr/>
                              <w:rPr>
                                <w:rFonts w:ascii="Cambria Math" w:hAnsi="Cambria Math"/>
                                <w:sz w:val="21"/>
                                <w:szCs w:val="21"/>
                              </w:rPr>
                              <m:t>−</m:t>
                            </m:r>
                            <m:sSub>
                              <m:sSubPr>
                                <m:ctrlPr>
                                  <w:rPr>
                                    <w:rFonts w:ascii="Cambria Math" w:hAnsi="Cambria Math"/>
                                    <w:i/>
                                    <w:sz w:val="21"/>
                                    <w:szCs w:val="21"/>
                                  </w:rPr>
                                </m:ctrlPr>
                              </m:sSubPr>
                              <m:e>
                                <m:acc>
                                  <m:accPr>
                                    <m:ctrlPr>
                                      <w:rPr>
                                        <w:rFonts w:ascii="Cambria Math" w:hAnsi="Cambria Math"/>
                                        <w:sz w:val="21"/>
                                        <w:szCs w:val="21"/>
                                      </w:rPr>
                                    </m:ctrlPr>
                                  </m:accPr>
                                  <m:e>
                                    <m:r>
                                      <m:rPr/>
                                      <w:rPr>
                                        <w:rFonts w:ascii="Cambria Math" w:hAnsi="Cambria Math"/>
                                        <w:sz w:val="21"/>
                                        <w:szCs w:val="21"/>
                                      </w:rPr>
                                      <m:t>y</m:t>
                                    </m:r>
                                    <m:ctrlPr>
                                      <w:rPr>
                                        <w:rFonts w:ascii="Cambria Math" w:hAnsi="Cambria Math"/>
                                        <w:sz w:val="21"/>
                                        <w:szCs w:val="21"/>
                                      </w:rPr>
                                    </m:ctrlPr>
                                  </m:e>
                                </m:acc>
                                <m:ctrlPr>
                                  <w:rPr>
                                    <w:rFonts w:ascii="Cambria Math" w:hAnsi="Cambria Math"/>
                                    <w:i/>
                                    <w:sz w:val="21"/>
                                    <w:szCs w:val="21"/>
                                  </w:rPr>
                                </m:ctrlPr>
                              </m:e>
                              <m:sub>
                                <m:r>
                                  <m:rPr>
                                    <m:nor/>
                                    <m:sty m:val="p"/>
                                  </m:rPr>
                                  <w:rPr>
                                    <w:rFonts w:ascii="Cambria Math" w:hAnsi="Cambria Math"/>
                                    <w:b w:val="0"/>
                                    <w:i w:val="0"/>
                                    <w:sz w:val="21"/>
                                    <w:szCs w:val="21"/>
                                  </w:rPr>
                                  <m:t>i</m:t>
                                </m:r>
                                <m:ctrlPr>
                                  <w:rPr>
                                    <w:rFonts w:ascii="Cambria Math" w:hAnsi="Cambria Math"/>
                                    <w:i/>
                                    <w:sz w:val="21"/>
                                    <w:szCs w:val="21"/>
                                  </w:rPr>
                                </m:ctrlPr>
                              </m:sub>
                            </m:sSub>
                            <m:ctrlPr>
                              <w:rPr>
                                <w:rFonts w:ascii="Cambria Math" w:hAnsi="Cambria Math"/>
                                <w:i/>
                                <w:sz w:val="21"/>
                                <w:szCs w:val="21"/>
                              </w:rPr>
                            </m:ctrlPr>
                          </m:e>
                        </m:d>
                        <m:ctrlPr>
                          <w:rPr>
                            <w:rFonts w:ascii="Cambria Math" w:hAnsi="Cambria Math"/>
                            <w:sz w:val="21"/>
                            <w:szCs w:val="21"/>
                          </w:rPr>
                        </m:ctrlPr>
                      </m:e>
                      <m:sup>
                        <m:r>
                          <m:rPr/>
                          <w:rPr>
                            <w:rFonts w:ascii="Cambria Math" w:hAnsi="Cambria Math"/>
                            <w:sz w:val="21"/>
                            <w:szCs w:val="21"/>
                          </w:rPr>
                          <m:t>2</m:t>
                        </m:r>
                        <m:ctrlPr>
                          <w:rPr>
                            <w:rFonts w:ascii="Cambria Math" w:hAnsi="Cambria Math"/>
                            <w:i/>
                            <w:sz w:val="21"/>
                            <w:szCs w:val="21"/>
                          </w:rPr>
                        </m:ctrlPr>
                      </m:sup>
                    </m:sSup>
                    <m:ctrlPr>
                      <w:rPr>
                        <w:rFonts w:ascii="Cambria Math" w:hAnsi="Cambria Math"/>
                        <w:sz w:val="21"/>
                        <w:szCs w:val="21"/>
                      </w:rPr>
                    </m:ctrlPr>
                  </m:e>
                </m:nary>
              </m:oMath>
            </m:oMathPara>
          </w:p>
        </w:tc>
      </w:tr>
      <w:tr w14:paraId="238FD85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5" w:type="dxa"/>
          </w:tcPr>
          <w:p w14:paraId="5D316B94">
            <w:pPr>
              <w:spacing w:line="400" w:lineRule="atLeast"/>
              <w:rPr>
                <w:sz w:val="21"/>
                <w:szCs w:val="21"/>
              </w:rPr>
            </w:pPr>
          </w:p>
        </w:tc>
        <w:tc>
          <w:tcPr>
            <w:tcW w:w="1996" w:type="dxa"/>
          </w:tcPr>
          <w:p w14:paraId="4BF8F3CB">
            <w:pPr>
              <w:spacing w:line="400" w:lineRule="atLeast"/>
              <w:rPr>
                <w:sz w:val="21"/>
                <w:szCs w:val="21"/>
              </w:rPr>
            </w:pPr>
            <w:r>
              <w:rPr>
                <w:rFonts w:hint="eastAsia"/>
                <w:sz w:val="21"/>
                <w:szCs w:val="21"/>
              </w:rPr>
              <w:t>r</w:t>
            </w:r>
            <w:r>
              <w:rPr>
                <w:sz w:val="21"/>
                <w:szCs w:val="21"/>
                <w:vertAlign w:val="superscript"/>
              </w:rPr>
              <w:t>2</w:t>
            </w:r>
            <w:r>
              <w:rPr>
                <w:rFonts w:hint="eastAsia"/>
                <w:sz w:val="21"/>
                <w:szCs w:val="21"/>
                <w:vertAlign w:val="subscript"/>
              </w:rPr>
              <w:t>m</w:t>
            </w:r>
          </w:p>
        </w:tc>
        <w:tc>
          <w:tcPr>
            <w:tcW w:w="4573" w:type="dxa"/>
          </w:tcPr>
          <w:p w14:paraId="28AD8339">
            <w:pPr>
              <w:spacing w:line="400" w:lineRule="atLeast"/>
              <w:rPr>
                <w:rFonts w:cs="Times New Roman"/>
                <w:sz w:val="21"/>
                <w:szCs w:val="21"/>
              </w:rPr>
            </w:pPr>
            <m:oMathPara>
              <m:oMath>
                <m:sSubSup>
                  <m:sSubSupPr>
                    <m:ctrlPr>
                      <w:rPr>
                        <w:rFonts w:ascii="Cambria Math" w:hAnsi="Cambria Math"/>
                        <w:i/>
                        <w:sz w:val="21"/>
                        <w:szCs w:val="21"/>
                      </w:rPr>
                    </m:ctrlPr>
                  </m:sSubSupPr>
                  <m:e>
                    <m:r>
                      <m:rPr/>
                      <w:rPr>
                        <w:rFonts w:ascii="Cambria Math" w:hAnsi="Cambria Math"/>
                        <w:sz w:val="21"/>
                        <w:szCs w:val="21"/>
                      </w:rPr>
                      <m:t>r</m:t>
                    </m:r>
                    <m:ctrlPr>
                      <w:rPr>
                        <w:rFonts w:ascii="Cambria Math" w:hAnsi="Cambria Math"/>
                        <w:i/>
                        <w:sz w:val="21"/>
                        <w:szCs w:val="21"/>
                      </w:rPr>
                    </m:ctrlPr>
                  </m:e>
                  <m:sub>
                    <m:r>
                      <m:rPr/>
                      <w:rPr>
                        <w:rFonts w:ascii="Cambria Math" w:hAnsi="Cambria Math"/>
                        <w:sz w:val="21"/>
                        <w:szCs w:val="21"/>
                      </w:rPr>
                      <m:t>m</m:t>
                    </m:r>
                    <m:ctrlPr>
                      <w:rPr>
                        <w:rFonts w:ascii="Cambria Math" w:hAnsi="Cambria Math"/>
                        <w:i/>
                        <w:sz w:val="21"/>
                        <w:szCs w:val="21"/>
                      </w:rPr>
                    </m:ctrlPr>
                  </m:sub>
                  <m:sup>
                    <m:r>
                      <m:rPr/>
                      <w:rPr>
                        <w:rFonts w:ascii="Cambria Math" w:hAnsi="Cambria Math"/>
                        <w:sz w:val="21"/>
                        <w:szCs w:val="21"/>
                      </w:rPr>
                      <m:t>2</m:t>
                    </m:r>
                    <m:ctrlPr>
                      <w:rPr>
                        <w:rFonts w:ascii="Cambria Math" w:hAnsi="Cambria Math"/>
                        <w:i/>
                        <w:sz w:val="21"/>
                        <w:szCs w:val="21"/>
                      </w:rPr>
                    </m:ctrlPr>
                  </m:sup>
                </m:sSubSup>
                <m:r>
                  <m:rPr/>
                  <w:rPr>
                    <w:rFonts w:ascii="Cambria Math" w:hAnsi="Cambria Math"/>
                    <w:sz w:val="21"/>
                    <w:szCs w:val="21"/>
                  </w:rPr>
                  <m:t>=</m:t>
                </m:r>
                <m:sSup>
                  <m:sSupPr>
                    <m:ctrlPr>
                      <w:rPr>
                        <w:rFonts w:ascii="Cambria Math" w:hAnsi="Cambria Math"/>
                        <w:i/>
                        <w:sz w:val="21"/>
                        <w:szCs w:val="21"/>
                      </w:rPr>
                    </m:ctrlPr>
                  </m:sSupPr>
                  <m:e>
                    <m:r>
                      <m:rPr/>
                      <w:rPr>
                        <w:rFonts w:ascii="Cambria Math" w:hAnsi="Cambria Math"/>
                        <w:sz w:val="21"/>
                        <w:szCs w:val="21"/>
                      </w:rPr>
                      <m:t>r</m:t>
                    </m:r>
                    <m:ctrlPr>
                      <w:rPr>
                        <w:rFonts w:ascii="Cambria Math" w:hAnsi="Cambria Math"/>
                        <w:i/>
                        <w:sz w:val="21"/>
                        <w:szCs w:val="21"/>
                      </w:rPr>
                    </m:ctrlPr>
                  </m:e>
                  <m:sup>
                    <m:r>
                      <m:rPr/>
                      <w:rPr>
                        <w:rFonts w:ascii="Cambria Math" w:hAnsi="Cambria Math"/>
                        <w:sz w:val="21"/>
                        <w:szCs w:val="21"/>
                      </w:rPr>
                      <m:t>2</m:t>
                    </m:r>
                    <m:ctrlPr>
                      <w:rPr>
                        <w:rFonts w:ascii="Cambria Math" w:hAnsi="Cambria Math"/>
                        <w:i/>
                        <w:sz w:val="21"/>
                        <w:szCs w:val="21"/>
                      </w:rPr>
                    </m:ctrlPr>
                  </m:sup>
                </m:sSup>
                <m:r>
                  <m:rPr/>
                  <w:rPr>
                    <w:rFonts w:ascii="Cambria Math" w:hAnsi="Cambria Math"/>
                    <w:sz w:val="21"/>
                    <w:szCs w:val="21"/>
                  </w:rPr>
                  <m:t>∗</m:t>
                </m:r>
                <m:d>
                  <m:dPr>
                    <m:ctrlPr>
                      <w:rPr>
                        <w:rFonts w:ascii="Cambria Math" w:hAnsi="Cambria Math"/>
                        <w:sz w:val="21"/>
                        <w:szCs w:val="21"/>
                      </w:rPr>
                    </m:ctrlPr>
                  </m:dPr>
                  <m:e>
                    <m:r>
                      <m:rPr/>
                      <w:rPr>
                        <w:rFonts w:ascii="Cambria Math" w:hAnsi="Cambria Math"/>
                        <w:sz w:val="21"/>
                        <w:szCs w:val="21"/>
                      </w:rPr>
                      <m:t>1−</m:t>
                    </m:r>
                    <m:rad>
                      <m:radPr>
                        <m:degHide m:val="1"/>
                        <m:ctrlPr>
                          <w:rPr>
                            <w:rFonts w:ascii="Cambria Math" w:hAnsi="Cambria Math"/>
                            <w:sz w:val="21"/>
                            <w:szCs w:val="21"/>
                          </w:rPr>
                        </m:ctrlPr>
                      </m:radPr>
                      <m:deg>
                        <m:ctrlPr>
                          <w:rPr>
                            <w:rFonts w:ascii="Cambria Math" w:hAnsi="Cambria Math"/>
                            <w:i/>
                            <w:sz w:val="21"/>
                            <w:szCs w:val="21"/>
                          </w:rPr>
                        </m:ctrlPr>
                      </m:deg>
                      <m:e>
                        <m:sSup>
                          <m:sSupPr>
                            <m:ctrlPr>
                              <w:rPr>
                                <w:rFonts w:ascii="Cambria Math" w:hAnsi="Cambria Math"/>
                                <w:i/>
                                <w:sz w:val="21"/>
                                <w:szCs w:val="21"/>
                              </w:rPr>
                            </m:ctrlPr>
                          </m:sSupPr>
                          <m:e>
                            <m:r>
                              <m:rPr/>
                              <w:rPr>
                                <w:rFonts w:ascii="Cambria Math" w:hAnsi="Cambria Math"/>
                                <w:sz w:val="21"/>
                                <w:szCs w:val="21"/>
                              </w:rPr>
                              <m:t>r</m:t>
                            </m:r>
                            <m:ctrlPr>
                              <w:rPr>
                                <w:rFonts w:ascii="Cambria Math" w:hAnsi="Cambria Math"/>
                                <w:i/>
                                <w:sz w:val="21"/>
                                <w:szCs w:val="21"/>
                              </w:rPr>
                            </m:ctrlPr>
                          </m:e>
                          <m:sup>
                            <m:r>
                              <m:rPr/>
                              <w:rPr>
                                <w:rFonts w:ascii="Cambria Math" w:hAnsi="Cambria Math"/>
                                <w:sz w:val="21"/>
                                <w:szCs w:val="21"/>
                              </w:rPr>
                              <m:t>2</m:t>
                            </m:r>
                            <m:ctrlPr>
                              <w:rPr>
                                <w:rFonts w:ascii="Cambria Math" w:hAnsi="Cambria Math"/>
                                <w:i/>
                                <w:sz w:val="21"/>
                                <w:szCs w:val="21"/>
                              </w:rPr>
                            </m:ctrlPr>
                          </m:sup>
                        </m:sSup>
                        <m:r>
                          <m:rPr/>
                          <w:rPr>
                            <w:rFonts w:ascii="Cambria Math" w:hAnsi="Cambria Math"/>
                            <w:sz w:val="21"/>
                            <w:szCs w:val="21"/>
                          </w:rPr>
                          <m:t>−</m:t>
                        </m:r>
                        <m:sSubSup>
                          <m:sSubSupPr>
                            <m:ctrlPr>
                              <w:rPr>
                                <w:rFonts w:ascii="Cambria Math" w:hAnsi="Cambria Math"/>
                                <w:i/>
                                <w:sz w:val="21"/>
                                <w:szCs w:val="21"/>
                              </w:rPr>
                            </m:ctrlPr>
                          </m:sSubSupPr>
                          <m:e>
                            <m:r>
                              <m:rPr/>
                              <w:rPr>
                                <w:rFonts w:ascii="Cambria Math" w:hAnsi="Cambria Math"/>
                                <w:sz w:val="21"/>
                                <w:szCs w:val="21"/>
                              </w:rPr>
                              <m:t>r</m:t>
                            </m:r>
                            <m:ctrlPr>
                              <w:rPr>
                                <w:rFonts w:ascii="Cambria Math" w:hAnsi="Cambria Math"/>
                                <w:i/>
                                <w:sz w:val="21"/>
                                <w:szCs w:val="21"/>
                              </w:rPr>
                            </m:ctrlPr>
                          </m:e>
                          <m:sub>
                            <m:r>
                              <m:rPr/>
                              <w:rPr>
                                <w:rFonts w:ascii="Cambria Math" w:hAnsi="Cambria Math"/>
                                <w:sz w:val="21"/>
                                <w:szCs w:val="21"/>
                              </w:rPr>
                              <m:t>0</m:t>
                            </m:r>
                            <m:ctrlPr>
                              <w:rPr>
                                <w:rFonts w:ascii="Cambria Math" w:hAnsi="Cambria Math"/>
                                <w:i/>
                                <w:sz w:val="21"/>
                                <w:szCs w:val="21"/>
                              </w:rPr>
                            </m:ctrlPr>
                          </m:sub>
                          <m:sup>
                            <m:r>
                              <m:rPr/>
                              <w:rPr>
                                <w:rFonts w:ascii="Cambria Math" w:hAnsi="Cambria Math"/>
                                <w:sz w:val="21"/>
                                <w:szCs w:val="21"/>
                              </w:rPr>
                              <m:t>2</m:t>
                            </m:r>
                            <m:ctrlPr>
                              <w:rPr>
                                <w:rFonts w:ascii="Cambria Math" w:hAnsi="Cambria Math"/>
                                <w:i/>
                                <w:sz w:val="21"/>
                                <w:szCs w:val="21"/>
                              </w:rPr>
                            </m:ctrlPr>
                          </m:sup>
                        </m:sSubSup>
                        <m:ctrlPr>
                          <w:rPr>
                            <w:rFonts w:ascii="Cambria Math" w:hAnsi="Cambria Math"/>
                            <w:sz w:val="21"/>
                            <w:szCs w:val="21"/>
                          </w:rPr>
                        </m:ctrlPr>
                      </m:e>
                    </m:rad>
                    <m:ctrlPr>
                      <w:rPr>
                        <w:rFonts w:ascii="Cambria Math" w:hAnsi="Cambria Math"/>
                        <w:i/>
                        <w:sz w:val="21"/>
                        <w:szCs w:val="21"/>
                      </w:rPr>
                    </m:ctrlPr>
                  </m:e>
                </m:d>
              </m:oMath>
            </m:oMathPara>
          </w:p>
        </w:tc>
      </w:tr>
      <w:tr w14:paraId="434A989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5" w:type="dxa"/>
          </w:tcPr>
          <w:p w14:paraId="606AF850">
            <w:pPr>
              <w:spacing w:line="400" w:lineRule="atLeast"/>
              <w:rPr>
                <w:sz w:val="21"/>
                <w:szCs w:val="21"/>
              </w:rPr>
            </w:pPr>
            <w:r>
              <w:rPr>
                <w:rFonts w:hint="eastAsia"/>
                <w:sz w:val="21"/>
                <w:szCs w:val="21"/>
              </w:rPr>
              <w:t>Classification task</w:t>
            </w:r>
          </w:p>
        </w:tc>
        <w:tc>
          <w:tcPr>
            <w:tcW w:w="1996" w:type="dxa"/>
          </w:tcPr>
          <w:p w14:paraId="02C50130">
            <w:pPr>
              <w:spacing w:line="400" w:lineRule="atLeast"/>
              <w:rPr>
                <w:sz w:val="21"/>
                <w:szCs w:val="21"/>
              </w:rPr>
            </w:pPr>
            <w:r>
              <w:rPr>
                <w:sz w:val="21"/>
                <w:szCs w:val="21"/>
              </w:rPr>
              <w:t>AUROC</w:t>
            </w:r>
          </w:p>
        </w:tc>
        <w:tc>
          <w:tcPr>
            <w:tcW w:w="4573" w:type="dxa"/>
          </w:tcPr>
          <w:p w14:paraId="5ACB4608">
            <w:pPr>
              <w:spacing w:line="400" w:lineRule="atLeast"/>
              <w:rPr>
                <w:sz w:val="21"/>
                <w:szCs w:val="21"/>
              </w:rPr>
            </w:pPr>
            <w:r>
              <w:rPr>
                <w:rFonts w:hint="eastAsia"/>
                <w:sz w:val="21"/>
                <w:szCs w:val="21"/>
              </w:rPr>
              <w:t>area</w:t>
            </w:r>
            <w:r>
              <w:rPr>
                <w:sz w:val="21"/>
                <w:szCs w:val="21"/>
              </w:rPr>
              <w:t xml:space="preserve"> </w:t>
            </w:r>
            <w:r>
              <w:rPr>
                <w:rFonts w:hint="eastAsia"/>
                <w:sz w:val="21"/>
                <w:szCs w:val="21"/>
              </w:rPr>
              <w:t>under</w:t>
            </w:r>
            <w:r>
              <w:rPr>
                <w:sz w:val="21"/>
                <w:szCs w:val="21"/>
              </w:rPr>
              <w:t xml:space="preserve"> </w:t>
            </w:r>
            <w:r>
              <w:rPr>
                <w:rFonts w:hint="eastAsia"/>
                <w:sz w:val="21"/>
                <w:szCs w:val="21"/>
              </w:rPr>
              <w:t>receiver</w:t>
            </w:r>
            <w:r>
              <w:rPr>
                <w:sz w:val="21"/>
                <w:szCs w:val="21"/>
              </w:rPr>
              <w:t xml:space="preserve"> </w:t>
            </w:r>
            <w:r>
              <w:rPr>
                <w:rFonts w:hint="eastAsia"/>
                <w:sz w:val="21"/>
                <w:szCs w:val="21"/>
              </w:rPr>
              <w:t>operating</w:t>
            </w:r>
            <w:r>
              <w:rPr>
                <w:sz w:val="21"/>
                <w:szCs w:val="21"/>
              </w:rPr>
              <w:t xml:space="preserve"> </w:t>
            </w:r>
            <w:r>
              <w:rPr>
                <w:rFonts w:hint="eastAsia"/>
                <w:sz w:val="21"/>
                <w:szCs w:val="21"/>
              </w:rPr>
              <w:t>characteristic</w:t>
            </w:r>
            <w:r>
              <w:rPr>
                <w:sz w:val="21"/>
                <w:szCs w:val="21"/>
              </w:rPr>
              <w:t xml:space="preserve"> </w:t>
            </w:r>
            <w:r>
              <w:rPr>
                <w:rFonts w:hint="eastAsia"/>
                <w:sz w:val="21"/>
                <w:szCs w:val="21"/>
              </w:rPr>
              <w:t>curve</w:t>
            </w:r>
          </w:p>
        </w:tc>
      </w:tr>
      <w:tr w14:paraId="697860D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5" w:type="dxa"/>
          </w:tcPr>
          <w:p w14:paraId="1FCBE698">
            <w:pPr>
              <w:spacing w:line="400" w:lineRule="atLeast"/>
              <w:rPr>
                <w:sz w:val="21"/>
                <w:szCs w:val="21"/>
              </w:rPr>
            </w:pPr>
          </w:p>
        </w:tc>
        <w:tc>
          <w:tcPr>
            <w:tcW w:w="1996" w:type="dxa"/>
          </w:tcPr>
          <w:p w14:paraId="6C5A089E">
            <w:pPr>
              <w:spacing w:line="400" w:lineRule="atLeast"/>
              <w:rPr>
                <w:sz w:val="21"/>
                <w:szCs w:val="21"/>
              </w:rPr>
            </w:pPr>
            <w:r>
              <w:rPr>
                <w:rFonts w:hint="eastAsia"/>
                <w:sz w:val="21"/>
                <w:szCs w:val="21"/>
              </w:rPr>
              <w:t>A</w:t>
            </w:r>
            <w:r>
              <w:rPr>
                <w:sz w:val="21"/>
                <w:szCs w:val="21"/>
              </w:rPr>
              <w:t>UPRC</w:t>
            </w:r>
          </w:p>
        </w:tc>
        <w:tc>
          <w:tcPr>
            <w:tcW w:w="4573" w:type="dxa"/>
          </w:tcPr>
          <w:p w14:paraId="55098677">
            <w:pPr>
              <w:spacing w:line="400" w:lineRule="atLeast"/>
              <w:rPr>
                <w:sz w:val="21"/>
                <w:szCs w:val="21"/>
              </w:rPr>
            </w:pPr>
            <w:r>
              <w:rPr>
                <w:rFonts w:hint="eastAsia"/>
                <w:sz w:val="21"/>
                <w:szCs w:val="21"/>
              </w:rPr>
              <w:t>area</w:t>
            </w:r>
            <w:r>
              <w:rPr>
                <w:sz w:val="21"/>
                <w:szCs w:val="21"/>
              </w:rPr>
              <w:t xml:space="preserve"> </w:t>
            </w:r>
            <w:r>
              <w:rPr>
                <w:rFonts w:hint="eastAsia"/>
                <w:sz w:val="21"/>
                <w:szCs w:val="21"/>
              </w:rPr>
              <w:t>under</w:t>
            </w:r>
            <w:r>
              <w:rPr>
                <w:sz w:val="21"/>
                <w:szCs w:val="21"/>
              </w:rPr>
              <w:t xml:space="preserve"> </w:t>
            </w:r>
            <w:r>
              <w:rPr>
                <w:rFonts w:hint="eastAsia"/>
                <w:sz w:val="21"/>
                <w:szCs w:val="21"/>
              </w:rPr>
              <w:t>precision</w:t>
            </w:r>
            <w:r>
              <w:rPr>
                <w:sz w:val="21"/>
                <w:szCs w:val="21"/>
              </w:rPr>
              <w:t>-</w:t>
            </w:r>
            <w:r>
              <w:rPr>
                <w:rFonts w:hint="eastAsia"/>
                <w:sz w:val="21"/>
                <w:szCs w:val="21"/>
              </w:rPr>
              <w:t>recall</w:t>
            </w:r>
            <w:r>
              <w:rPr>
                <w:sz w:val="21"/>
                <w:szCs w:val="21"/>
              </w:rPr>
              <w:t xml:space="preserve"> </w:t>
            </w:r>
            <w:r>
              <w:rPr>
                <w:rFonts w:hint="eastAsia"/>
                <w:sz w:val="21"/>
                <w:szCs w:val="21"/>
              </w:rPr>
              <w:t>curve</w:t>
            </w:r>
          </w:p>
        </w:tc>
      </w:tr>
      <w:tr w14:paraId="4FB498D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5" w:type="dxa"/>
          </w:tcPr>
          <w:p w14:paraId="4A2706BF">
            <w:pPr>
              <w:spacing w:line="400" w:lineRule="atLeast"/>
              <w:rPr>
                <w:sz w:val="21"/>
                <w:szCs w:val="21"/>
              </w:rPr>
            </w:pPr>
          </w:p>
        </w:tc>
        <w:tc>
          <w:tcPr>
            <w:tcW w:w="1996" w:type="dxa"/>
          </w:tcPr>
          <w:p w14:paraId="563A988A">
            <w:pPr>
              <w:spacing w:line="400" w:lineRule="atLeast"/>
              <w:rPr>
                <w:sz w:val="21"/>
                <w:szCs w:val="21"/>
              </w:rPr>
            </w:pPr>
            <w:r>
              <w:rPr>
                <w:sz w:val="21"/>
                <w:szCs w:val="21"/>
              </w:rPr>
              <w:t>A</w:t>
            </w:r>
            <w:r>
              <w:rPr>
                <w:rFonts w:hint="eastAsia"/>
                <w:sz w:val="21"/>
                <w:szCs w:val="21"/>
              </w:rPr>
              <w:t>ccuracy</w:t>
            </w:r>
          </w:p>
        </w:tc>
        <w:tc>
          <w:tcPr>
            <w:tcW w:w="4573" w:type="dxa"/>
          </w:tcPr>
          <w:p w14:paraId="20FAC718">
            <w:pPr>
              <w:spacing w:line="400" w:lineRule="atLeast"/>
              <w:rPr>
                <w:sz w:val="21"/>
                <w:szCs w:val="21"/>
              </w:rPr>
            </w:pPr>
            <m:oMathPara>
              <m:oMath>
                <m:f>
                  <m:fPr>
                    <m:ctrlPr>
                      <w:rPr>
                        <w:rFonts w:ascii="Cambria Math" w:hAnsi="Cambria Math"/>
                        <w:i/>
                        <w:sz w:val="21"/>
                        <w:szCs w:val="21"/>
                      </w:rPr>
                    </m:ctrlPr>
                  </m:fPr>
                  <m:num>
                    <m:r>
                      <m:rPr>
                        <m:sty m:val="p"/>
                      </m:rPr>
                      <w:rPr>
                        <w:rFonts w:hint="eastAsia" w:ascii="Cambria Math" w:hAnsi="Cambria Math"/>
                        <w:sz w:val="21"/>
                        <w:szCs w:val="21"/>
                      </w:rPr>
                      <m:t>(</m:t>
                    </m:r>
                    <m:r>
                      <m:rPr>
                        <m:sty m:val="p"/>
                      </m:rPr>
                      <w:rPr>
                        <w:rFonts w:ascii="Cambria Math" w:hAnsi="Cambria Math"/>
                        <w:sz w:val="21"/>
                        <w:szCs w:val="21"/>
                      </w:rPr>
                      <m:t>TP+TN)</m:t>
                    </m:r>
                    <m:ctrlPr>
                      <w:rPr>
                        <w:rFonts w:ascii="Cambria Math" w:hAnsi="Cambria Math"/>
                        <w:i/>
                        <w:sz w:val="21"/>
                        <w:szCs w:val="21"/>
                      </w:rPr>
                    </m:ctrlPr>
                  </m:num>
                  <m:den>
                    <m:r>
                      <m:rPr>
                        <m:sty m:val="p"/>
                      </m:rPr>
                      <w:rPr>
                        <w:rFonts w:ascii="Cambria Math" w:hAnsi="Cambria Math"/>
                        <w:sz w:val="21"/>
                        <w:szCs w:val="21"/>
                      </w:rPr>
                      <m:t>(TP+TN+FP+FN)</m:t>
                    </m:r>
                    <m:ctrlPr>
                      <w:rPr>
                        <w:rFonts w:ascii="Cambria Math" w:hAnsi="Cambria Math"/>
                        <w:i/>
                        <w:sz w:val="21"/>
                        <w:szCs w:val="21"/>
                      </w:rPr>
                    </m:ctrlPr>
                  </m:den>
                </m:f>
              </m:oMath>
            </m:oMathPara>
          </w:p>
        </w:tc>
      </w:tr>
      <w:tr w14:paraId="1CAB5EA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5" w:type="dxa"/>
          </w:tcPr>
          <w:p w14:paraId="5E5867FD">
            <w:pPr>
              <w:spacing w:line="400" w:lineRule="atLeast"/>
              <w:rPr>
                <w:sz w:val="21"/>
                <w:szCs w:val="21"/>
              </w:rPr>
            </w:pPr>
          </w:p>
        </w:tc>
        <w:tc>
          <w:tcPr>
            <w:tcW w:w="1996" w:type="dxa"/>
          </w:tcPr>
          <w:p w14:paraId="009A46BB">
            <w:pPr>
              <w:spacing w:line="400" w:lineRule="atLeast"/>
              <w:rPr>
                <w:sz w:val="21"/>
                <w:szCs w:val="21"/>
              </w:rPr>
            </w:pPr>
            <w:r>
              <w:rPr>
                <w:sz w:val="21"/>
                <w:szCs w:val="21"/>
              </w:rPr>
              <w:t>S</w:t>
            </w:r>
            <w:r>
              <w:rPr>
                <w:rFonts w:hint="eastAsia"/>
                <w:sz w:val="21"/>
                <w:szCs w:val="21"/>
              </w:rPr>
              <w:t>ensitivity</w:t>
            </w:r>
            <w:r>
              <w:rPr>
                <w:sz w:val="21"/>
                <w:szCs w:val="21"/>
              </w:rPr>
              <w:t xml:space="preserve"> </w:t>
            </w:r>
            <w:r>
              <w:rPr>
                <w:rFonts w:hint="eastAsia"/>
                <w:sz w:val="21"/>
                <w:szCs w:val="21"/>
              </w:rPr>
              <w:t>(</w:t>
            </w:r>
            <w:r>
              <w:rPr>
                <w:sz w:val="21"/>
                <w:szCs w:val="21"/>
              </w:rPr>
              <w:t>Recall)</w:t>
            </w:r>
          </w:p>
        </w:tc>
        <w:tc>
          <w:tcPr>
            <w:tcW w:w="4573" w:type="dxa"/>
          </w:tcPr>
          <w:p w14:paraId="3998240A">
            <w:pPr>
              <w:spacing w:line="400" w:lineRule="atLeast"/>
              <w:rPr>
                <w:sz w:val="21"/>
                <w:szCs w:val="21"/>
              </w:rPr>
            </w:pPr>
            <m:oMathPara>
              <m:oMath>
                <m:f>
                  <m:fPr>
                    <m:ctrlPr>
                      <w:rPr>
                        <w:rFonts w:ascii="Cambria Math" w:hAnsi="Cambria Math"/>
                        <w:i/>
                        <w:sz w:val="21"/>
                        <w:szCs w:val="21"/>
                      </w:rPr>
                    </m:ctrlPr>
                  </m:fPr>
                  <m:num>
                    <m:r>
                      <m:rPr>
                        <m:sty m:val="p"/>
                      </m:rPr>
                      <w:rPr>
                        <w:rFonts w:ascii="Cambria Math" w:hAnsi="Cambria Math"/>
                        <w:sz w:val="21"/>
                        <w:szCs w:val="21"/>
                      </w:rPr>
                      <m:t>TP</m:t>
                    </m:r>
                    <m:ctrlPr>
                      <w:rPr>
                        <w:rFonts w:ascii="Cambria Math" w:hAnsi="Cambria Math"/>
                        <w:i/>
                        <w:sz w:val="21"/>
                        <w:szCs w:val="21"/>
                      </w:rPr>
                    </m:ctrlPr>
                  </m:num>
                  <m:den>
                    <m:r>
                      <m:rPr>
                        <m:sty m:val="p"/>
                      </m:rPr>
                      <w:rPr>
                        <w:rFonts w:ascii="Cambria Math" w:hAnsi="Cambria Math"/>
                        <w:sz w:val="21"/>
                        <w:szCs w:val="21"/>
                      </w:rPr>
                      <m:t>(TP+FN)</m:t>
                    </m:r>
                    <m:ctrlPr>
                      <w:rPr>
                        <w:rFonts w:ascii="Cambria Math" w:hAnsi="Cambria Math"/>
                        <w:i/>
                        <w:sz w:val="21"/>
                        <w:szCs w:val="21"/>
                      </w:rPr>
                    </m:ctrlPr>
                  </m:den>
                </m:f>
              </m:oMath>
            </m:oMathPara>
          </w:p>
        </w:tc>
      </w:tr>
      <w:tr w14:paraId="1D29B97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5" w:type="dxa"/>
            <w:tcBorders>
              <w:bottom w:val="single" w:color="auto" w:sz="8" w:space="0"/>
            </w:tcBorders>
          </w:tcPr>
          <w:p w14:paraId="755A71B2">
            <w:pPr>
              <w:spacing w:line="400" w:lineRule="atLeast"/>
              <w:rPr>
                <w:sz w:val="21"/>
                <w:szCs w:val="21"/>
              </w:rPr>
            </w:pPr>
          </w:p>
        </w:tc>
        <w:tc>
          <w:tcPr>
            <w:tcW w:w="1996" w:type="dxa"/>
            <w:tcBorders>
              <w:bottom w:val="single" w:color="auto" w:sz="8" w:space="0"/>
            </w:tcBorders>
          </w:tcPr>
          <w:p w14:paraId="29C8BBBE">
            <w:pPr>
              <w:spacing w:line="400" w:lineRule="atLeast"/>
              <w:rPr>
                <w:sz w:val="21"/>
                <w:szCs w:val="21"/>
              </w:rPr>
            </w:pPr>
            <w:r>
              <w:rPr>
                <w:sz w:val="21"/>
                <w:szCs w:val="21"/>
              </w:rPr>
              <w:t>S</w:t>
            </w:r>
            <w:r>
              <w:rPr>
                <w:rFonts w:hint="eastAsia"/>
                <w:sz w:val="21"/>
                <w:szCs w:val="21"/>
              </w:rPr>
              <w:t>pecificity</w:t>
            </w:r>
          </w:p>
        </w:tc>
        <w:tc>
          <w:tcPr>
            <w:tcW w:w="4573" w:type="dxa"/>
            <w:tcBorders>
              <w:bottom w:val="single" w:color="auto" w:sz="8" w:space="0"/>
            </w:tcBorders>
          </w:tcPr>
          <w:p w14:paraId="14D72817">
            <w:pPr>
              <w:spacing w:line="400" w:lineRule="atLeast"/>
              <w:rPr>
                <w:rFonts w:cs="Times New Roman"/>
                <w:sz w:val="21"/>
                <w:szCs w:val="21"/>
              </w:rPr>
            </w:pPr>
            <m:oMathPara>
              <m:oMath>
                <m:f>
                  <m:fPr>
                    <m:ctrlPr>
                      <w:rPr>
                        <w:rFonts w:ascii="Cambria Math" w:hAnsi="Cambria Math"/>
                        <w:i/>
                        <w:sz w:val="21"/>
                        <w:szCs w:val="21"/>
                      </w:rPr>
                    </m:ctrlPr>
                  </m:fPr>
                  <m:num>
                    <m:r>
                      <m:rPr>
                        <m:sty m:val="p"/>
                      </m:rPr>
                      <w:rPr>
                        <w:rFonts w:ascii="Cambria Math" w:hAnsi="Cambria Math"/>
                        <w:sz w:val="21"/>
                        <w:szCs w:val="21"/>
                      </w:rPr>
                      <m:t>TN</m:t>
                    </m:r>
                    <m:ctrlPr>
                      <w:rPr>
                        <w:rFonts w:ascii="Cambria Math" w:hAnsi="Cambria Math"/>
                        <w:i/>
                        <w:sz w:val="21"/>
                        <w:szCs w:val="21"/>
                      </w:rPr>
                    </m:ctrlPr>
                  </m:num>
                  <m:den>
                    <m:r>
                      <m:rPr>
                        <m:sty m:val="p"/>
                      </m:rPr>
                      <w:rPr>
                        <w:rFonts w:ascii="Cambria Math" w:hAnsi="Cambria Math"/>
                        <w:sz w:val="21"/>
                        <w:szCs w:val="21"/>
                      </w:rPr>
                      <m:t>(TN+FP)</m:t>
                    </m:r>
                    <m:ctrlPr>
                      <w:rPr>
                        <w:rFonts w:ascii="Cambria Math" w:hAnsi="Cambria Math"/>
                        <w:i/>
                        <w:sz w:val="21"/>
                        <w:szCs w:val="21"/>
                      </w:rPr>
                    </m:ctrlPr>
                  </m:den>
                </m:f>
              </m:oMath>
            </m:oMathPara>
          </w:p>
        </w:tc>
      </w:tr>
    </w:tbl>
    <w:p w14:paraId="64BC2201">
      <w:pPr>
        <w:spacing w:line="400" w:lineRule="atLeast"/>
        <w:rPr>
          <w:sz w:val="18"/>
          <w:szCs w:val="18"/>
        </w:rPr>
      </w:pPr>
      <w:r>
        <w:tab/>
      </w:r>
      <w:r>
        <w:rPr>
          <w:rFonts w:hint="eastAsia"/>
          <w:sz w:val="18"/>
          <w:szCs w:val="18"/>
        </w:rPr>
        <w:t>Note: TP refers to the number of true positives, FN refers to the number of false negatives, TN refers to the number of true negatives, FP refers to the number of false positives. True positive refers to a positive prediction that is actually positive; true negative refers to a negative prediction that is actually; false positive refers to a positive prediction that is actually negative; false negative refers to a negative prediction that is actually positive.</w:t>
      </w:r>
    </w:p>
    <w:p w14:paraId="2071672B">
      <w:pPr>
        <w:pStyle w:val="3"/>
      </w:pPr>
      <w:bookmarkStart w:id="8" w:name="_Toc167001538"/>
      <w:bookmarkStart w:id="9" w:name="_Toc18886"/>
    </w:p>
    <w:p w14:paraId="398F9831">
      <w:pPr>
        <w:rPr>
          <w:rFonts w:eastAsia="黑体"/>
        </w:rPr>
      </w:pPr>
    </w:p>
    <w:p w14:paraId="54CE52C9">
      <w:pPr>
        <w:rPr>
          <w:del w:id="0" w:author="yanmin" w:date="2024-11-15T17:15:00Z"/>
          <w:rFonts w:eastAsia="黑体"/>
        </w:rPr>
      </w:pPr>
    </w:p>
    <w:p w14:paraId="0A4AD1B3">
      <w:pPr>
        <w:rPr>
          <w:del w:id="1" w:author="yanmin" w:date="2024-11-15T17:15:00Z"/>
          <w:rFonts w:eastAsia="黑体"/>
        </w:rPr>
      </w:pPr>
    </w:p>
    <w:p w14:paraId="735B69FC">
      <w:pPr>
        <w:rPr>
          <w:del w:id="2" w:author="yanmin" w:date="2024-11-15T17:15:00Z"/>
          <w:rFonts w:eastAsia="黑体"/>
        </w:rPr>
      </w:pPr>
    </w:p>
    <w:p w14:paraId="14FDDDF6">
      <w:pPr>
        <w:rPr>
          <w:del w:id="3" w:author="yanmin" w:date="2024-11-15T17:15:00Z"/>
          <w:rFonts w:eastAsia="黑体"/>
        </w:rPr>
      </w:pPr>
    </w:p>
    <w:p w14:paraId="6A38F21E">
      <w:pPr>
        <w:rPr>
          <w:del w:id="4" w:author="yanmin" w:date="2024-11-15T17:15:00Z"/>
          <w:rFonts w:eastAsia="黑体"/>
        </w:rPr>
      </w:pPr>
    </w:p>
    <w:p w14:paraId="25AD5B3E">
      <w:pPr>
        <w:rPr>
          <w:del w:id="5" w:author="yanmin" w:date="2024-11-15T17:15:00Z"/>
          <w:rFonts w:eastAsia="黑体"/>
        </w:rPr>
      </w:pPr>
    </w:p>
    <w:p w14:paraId="0692140C">
      <w:pPr>
        <w:rPr>
          <w:del w:id="6" w:author="yanmin" w:date="2024-11-15T17:15:00Z"/>
          <w:rFonts w:eastAsia="黑体"/>
        </w:rPr>
      </w:pPr>
    </w:p>
    <w:p w14:paraId="2D17BE84">
      <w:pPr>
        <w:rPr>
          <w:del w:id="7" w:author="yanmin" w:date="2024-11-15T17:15:00Z"/>
          <w:rFonts w:eastAsia="黑体"/>
        </w:rPr>
      </w:pPr>
    </w:p>
    <w:p w14:paraId="02F4A39A">
      <w:pPr>
        <w:rPr>
          <w:del w:id="8" w:author="yanmin" w:date="2024-11-15T17:15:00Z"/>
          <w:rFonts w:eastAsia="黑体"/>
        </w:rPr>
      </w:pPr>
    </w:p>
    <w:p w14:paraId="7E34EFA8">
      <w:pPr>
        <w:rPr>
          <w:del w:id="9" w:author="yanmin" w:date="2024-11-15T17:15:00Z"/>
          <w:rFonts w:eastAsia="黑体"/>
        </w:rPr>
      </w:pPr>
    </w:p>
    <w:p w14:paraId="4FDB0063">
      <w:pPr>
        <w:rPr>
          <w:del w:id="10" w:author="yanmin" w:date="2024-11-15T17:15:00Z"/>
          <w:rFonts w:eastAsia="黑体"/>
        </w:rPr>
      </w:pPr>
    </w:p>
    <w:p w14:paraId="1FAAA637">
      <w:pPr>
        <w:rPr>
          <w:del w:id="11" w:author="yanmin" w:date="2024-11-15T17:15:00Z"/>
          <w:rFonts w:eastAsia="黑体"/>
        </w:rPr>
      </w:pPr>
    </w:p>
    <w:p w14:paraId="70B7540F">
      <w:pPr>
        <w:rPr>
          <w:del w:id="12" w:author="yanmin" w:date="2024-11-15T17:15:00Z"/>
          <w:rFonts w:eastAsia="黑体"/>
        </w:rPr>
      </w:pPr>
    </w:p>
    <w:p w14:paraId="4420B99C">
      <w:pPr>
        <w:rPr>
          <w:del w:id="13" w:author="yanmin" w:date="2024-11-15T17:15:00Z"/>
          <w:rFonts w:eastAsia="黑体"/>
        </w:rPr>
      </w:pPr>
    </w:p>
    <w:p w14:paraId="367D80BF">
      <w:pPr>
        <w:rPr>
          <w:del w:id="14" w:author="yanmin" w:date="2024-11-15T17:15:00Z"/>
          <w:rFonts w:eastAsia="黑体"/>
        </w:rPr>
      </w:pPr>
    </w:p>
    <w:p w14:paraId="07C0E885">
      <w:pPr>
        <w:rPr>
          <w:del w:id="15" w:author="yanmin" w:date="2024-11-15T17:15:00Z"/>
          <w:rFonts w:eastAsia="黑体"/>
        </w:rPr>
      </w:pPr>
    </w:p>
    <w:p w14:paraId="0EA4F496">
      <w:pPr>
        <w:rPr>
          <w:del w:id="16" w:author="yanmin" w:date="2024-11-15T17:15:00Z"/>
          <w:rFonts w:eastAsia="黑体"/>
        </w:rPr>
      </w:pPr>
    </w:p>
    <w:p w14:paraId="6947CFCB">
      <w:pPr>
        <w:rPr>
          <w:del w:id="17" w:author="yanmin" w:date="2024-11-15T17:15:00Z"/>
          <w:rFonts w:eastAsia="黑体"/>
        </w:rPr>
      </w:pPr>
    </w:p>
    <w:p w14:paraId="02FB8C85">
      <w:pPr>
        <w:rPr>
          <w:del w:id="18" w:author="yanmin" w:date="2024-11-15T17:15:00Z"/>
          <w:rFonts w:eastAsia="黑体"/>
        </w:rPr>
      </w:pPr>
    </w:p>
    <w:p w14:paraId="074A81C4">
      <w:pPr>
        <w:rPr>
          <w:del w:id="19" w:author="yanmin" w:date="2024-11-15T17:15:00Z"/>
          <w:rFonts w:eastAsia="黑体"/>
        </w:rPr>
      </w:pPr>
    </w:p>
    <w:p w14:paraId="5060FF91">
      <w:pPr>
        <w:rPr>
          <w:del w:id="20" w:author="yanmin" w:date="2024-11-15T17:15:00Z"/>
          <w:rFonts w:eastAsia="黑体"/>
        </w:rPr>
      </w:pPr>
    </w:p>
    <w:p w14:paraId="34393376">
      <w:pPr>
        <w:rPr>
          <w:del w:id="21" w:author="yanmin" w:date="2024-11-15T17:15:00Z"/>
          <w:rFonts w:eastAsia="黑体"/>
        </w:rPr>
      </w:pPr>
    </w:p>
    <w:p w14:paraId="1177FF9A">
      <w:pPr>
        <w:rPr>
          <w:del w:id="22" w:author="yanmin" w:date="2024-11-15T17:15:00Z"/>
          <w:rFonts w:eastAsia="黑体"/>
        </w:rPr>
      </w:pPr>
    </w:p>
    <w:p w14:paraId="4395603B">
      <w:pPr>
        <w:rPr>
          <w:del w:id="23" w:author="yanmin" w:date="2024-11-15T17:15:00Z"/>
          <w:rFonts w:eastAsia="黑体"/>
        </w:rPr>
      </w:pPr>
    </w:p>
    <w:p w14:paraId="5499947E">
      <w:pPr>
        <w:rPr>
          <w:del w:id="24" w:author="yanmin" w:date="2024-11-15T17:15:00Z"/>
          <w:rFonts w:eastAsia="黑体"/>
        </w:rPr>
      </w:pPr>
    </w:p>
    <w:p w14:paraId="22E2968B">
      <w:pPr>
        <w:rPr>
          <w:del w:id="25" w:author="yanmin" w:date="2024-11-15T17:15:00Z"/>
          <w:rFonts w:eastAsia="黑体"/>
        </w:rPr>
      </w:pPr>
    </w:p>
    <w:p w14:paraId="69B61422">
      <w:pPr>
        <w:rPr>
          <w:del w:id="26" w:author="yanmin" w:date="2024-11-15T17:15:00Z"/>
          <w:rFonts w:eastAsia="黑体"/>
        </w:rPr>
      </w:pPr>
    </w:p>
    <w:p w14:paraId="092F3AB1">
      <w:pPr>
        <w:rPr>
          <w:del w:id="27" w:author="yanmin" w:date="2024-11-15T17:15:00Z"/>
          <w:rFonts w:eastAsia="黑体"/>
        </w:rPr>
      </w:pPr>
    </w:p>
    <w:p w14:paraId="73EB3FB6">
      <w:pPr>
        <w:rPr>
          <w:del w:id="28" w:author="yanmin" w:date="2024-11-15T17:15:00Z"/>
          <w:rFonts w:eastAsia="黑体"/>
        </w:rPr>
      </w:pPr>
    </w:p>
    <w:p w14:paraId="22F817CA">
      <w:pPr>
        <w:rPr>
          <w:del w:id="29" w:author="yanmin" w:date="2024-11-15T17:15:00Z"/>
          <w:rFonts w:eastAsia="黑体"/>
        </w:rPr>
      </w:pPr>
    </w:p>
    <w:p w14:paraId="22B55ECD">
      <w:pPr>
        <w:rPr>
          <w:del w:id="30" w:author="yanmin" w:date="2024-11-15T17:15:00Z"/>
          <w:rFonts w:eastAsia="黑体"/>
        </w:rPr>
      </w:pPr>
    </w:p>
    <w:p w14:paraId="23029DB7">
      <w:pPr>
        <w:rPr>
          <w:del w:id="31" w:author="yanmin" w:date="2024-11-15T17:15:00Z"/>
          <w:rFonts w:eastAsia="黑体"/>
        </w:rPr>
      </w:pPr>
    </w:p>
    <w:bookmarkEnd w:id="8"/>
    <w:bookmarkEnd w:id="9"/>
    <w:p w14:paraId="7D157C7F">
      <w:pPr>
        <w:numPr>
          <w:ilvl w:val="0"/>
          <w:numId w:val="1"/>
        </w:numPr>
        <w:spacing w:line="400" w:lineRule="atLeast"/>
        <w:jc w:val="left"/>
        <w:rPr>
          <w:b/>
          <w:bCs/>
        </w:rPr>
      </w:pPr>
      <w:r>
        <w:rPr>
          <w:rFonts w:hint="eastAsia" w:cs="Times New Roman"/>
          <w:b/>
          <w:bCs/>
          <w:sz w:val="28"/>
          <w:szCs w:val="24"/>
          <w:lang w:val="en-US" w:eastAsia="zh-CN"/>
        </w:rPr>
        <w:t>Results</w:t>
      </w:r>
      <w:r>
        <w:commentReference w:id="6"/>
      </w:r>
    </w:p>
    <w:p w14:paraId="3C561D2E">
      <w:pPr>
        <w:spacing w:line="400" w:lineRule="atLeast"/>
      </w:pPr>
      <w:r>
        <w:tab/>
      </w:r>
      <w:r>
        <w:rPr>
          <w:rFonts w:hint="eastAsia"/>
          <w:b/>
          <w:bCs/>
          <w:lang w:val="en-US" w:eastAsia="zh-CN"/>
        </w:rPr>
        <w:t>Regression task results.</w:t>
      </w:r>
      <w:r>
        <w:rPr>
          <w:rFonts w:hint="eastAsia"/>
          <w:lang w:val="en-US" w:eastAsia="zh-CN"/>
        </w:rPr>
        <w:t xml:space="preserve"> </w:t>
      </w:r>
      <w:r>
        <w:rPr>
          <w:rFonts w:hint="eastAsia"/>
        </w:rPr>
        <w:t xml:space="preserve">For the regression tasks on the Davis and KIBA datasets, the model performance was evaluated using CI and MSE, where a larger CI value and lower MSE value indicate better model prediction performance, and </w:t>
      </w:r>
      <w:r>
        <w:rPr>
          <w:rFonts w:hint="eastAsia"/>
          <w:lang w:val="en-US" w:eastAsia="zh-CN"/>
        </w:rPr>
        <w:t xml:space="preserve">was </w:t>
      </w:r>
      <w:r>
        <w:rPr>
          <w:rFonts w:hint="eastAsia"/>
        </w:rPr>
        <w:t>compar</w:t>
      </w:r>
      <w:r>
        <w:rPr>
          <w:rFonts w:hint="eastAsia"/>
          <w:lang w:val="en-US" w:eastAsia="zh-CN"/>
        </w:rPr>
        <w:t>ed</w:t>
      </w:r>
      <w:r>
        <w:rPr>
          <w:rFonts w:hint="eastAsia"/>
        </w:rPr>
        <w:t xml:space="preserve"> with the DeepDTA, CPInformer, GraphDTA, AttentionDTA, and</w:t>
      </w:r>
      <w:r>
        <w:rPr>
          <w:rFonts w:hint="eastAsia"/>
          <w:lang w:val="en-US" w:eastAsia="zh-CN"/>
        </w:rPr>
        <w:t xml:space="preserve"> </w:t>
      </w:r>
      <w:r>
        <w:rPr>
          <w:rFonts w:hint="eastAsia"/>
        </w:rPr>
        <w:t>FR-DTA models.</w:t>
      </w:r>
    </w:p>
    <w:p w14:paraId="4EAA5017">
      <w:pPr>
        <w:spacing w:line="400" w:lineRule="atLeast"/>
        <w:ind w:firstLine="420"/>
      </w:pPr>
      <w:r>
        <w:rPr>
          <w:rFonts w:hint="eastAsia"/>
        </w:rPr>
        <w:t xml:space="preserve">The performance evaluation results of the </w:t>
      </w:r>
      <w:r>
        <w:rPr>
          <w:rFonts w:hint="eastAsia"/>
          <w:lang w:eastAsia="zh-CN"/>
        </w:rPr>
        <w:t>SAB</w:t>
      </w:r>
      <w:r>
        <w:rPr>
          <w:rFonts w:hint="eastAsia"/>
        </w:rPr>
        <w:t xml:space="preserve"> model and the baseline models on the Davis and KIBA datasets are shown in Table</w:t>
      </w:r>
      <w:r>
        <w:rPr>
          <w:rFonts w:hint="eastAsia"/>
          <w:lang w:val="en-US" w:eastAsia="zh-CN"/>
        </w:rPr>
        <w:t xml:space="preserve"> 5</w:t>
      </w:r>
      <w:r>
        <w:rPr>
          <w:rFonts w:hint="eastAsia"/>
        </w:rPr>
        <w:t>. According to the results, in the Davis dataset, the imbalanced label distribution leads to most models predicting affinity towards a smaller value, affecting the metrics.</w:t>
      </w:r>
      <w:r>
        <w:rPr>
          <w:rFonts w:hint="eastAsia"/>
          <w:lang w:val="en-US" w:eastAsia="zh-CN"/>
        </w:rPr>
        <w:t xml:space="preserve"> But</w:t>
      </w:r>
      <w:r>
        <w:rPr>
          <w:rFonts w:hint="eastAsia"/>
        </w:rPr>
        <w:t xml:space="preserve"> the </w:t>
      </w:r>
      <w:r>
        <w:rPr>
          <w:rFonts w:hint="eastAsia"/>
          <w:lang w:eastAsia="zh-CN"/>
        </w:rPr>
        <w:t>SAB</w:t>
      </w:r>
      <w:r>
        <w:rPr>
          <w:rFonts w:hint="eastAsia"/>
        </w:rPr>
        <w:t xml:space="preserve"> model still performs well, with a CI value of 0.881, an MSE value of 0.208, a </w:t>
      </w:r>
      <m:oMath>
        <m:sSubSup>
          <m:sSubSupPr>
            <m:ctrlPr>
              <w:rPr>
                <w:rFonts w:ascii="Cambria Math" w:hAnsi="Cambria Math" w:cs="Times New Roman"/>
                <w:spacing w:val="15"/>
                <w:sz w:val="21"/>
                <w:szCs w:val="21"/>
              </w:rPr>
            </m:ctrlPr>
          </m:sSubSupPr>
          <m:e>
            <m:r>
              <m:rPr>
                <m:sty m:val="p"/>
              </m:rPr>
              <w:rPr>
                <w:rFonts w:ascii="Cambria Math" w:hAnsi="Cambria Math" w:cs="Times New Roman"/>
                <w:spacing w:val="15"/>
                <w:sz w:val="21"/>
                <w:szCs w:val="21"/>
              </w:rPr>
              <m:t>r</m:t>
            </m:r>
            <m:ctrlPr>
              <w:rPr>
                <w:rFonts w:ascii="Cambria Math" w:hAnsi="Cambria Math" w:cs="Times New Roman"/>
                <w:spacing w:val="15"/>
                <w:sz w:val="21"/>
                <w:szCs w:val="21"/>
              </w:rPr>
            </m:ctrlPr>
          </m:e>
          <m:sub>
            <m:r>
              <m:rPr>
                <m:sty m:val="p"/>
              </m:rPr>
              <w:rPr>
                <w:rFonts w:ascii="Cambria Math" w:hAnsi="Cambria Math" w:cs="Times New Roman"/>
                <w:spacing w:val="15"/>
                <w:sz w:val="21"/>
                <w:szCs w:val="21"/>
              </w:rPr>
              <m:t>m</m:t>
            </m:r>
            <m:ctrlPr>
              <w:rPr>
                <w:rFonts w:ascii="Cambria Math" w:hAnsi="Cambria Math" w:cs="Times New Roman"/>
                <w:spacing w:val="15"/>
                <w:sz w:val="21"/>
                <w:szCs w:val="21"/>
              </w:rPr>
            </m:ctrlPr>
          </m:sub>
          <m:sup>
            <m:r>
              <m:rPr>
                <m:sty m:val="p"/>
              </m:rPr>
              <w:rPr>
                <w:rFonts w:ascii="Cambria Math" w:hAnsi="Cambria Math" w:cs="Times New Roman"/>
                <w:spacing w:val="15"/>
                <w:sz w:val="21"/>
                <w:szCs w:val="21"/>
              </w:rPr>
              <m:t>2</m:t>
            </m:r>
            <m:ctrlPr>
              <w:rPr>
                <w:rFonts w:ascii="Cambria Math" w:hAnsi="Cambria Math" w:cs="Times New Roman"/>
                <w:spacing w:val="15"/>
                <w:sz w:val="21"/>
                <w:szCs w:val="21"/>
              </w:rPr>
            </m:ctrlPr>
          </m:sup>
        </m:sSubSup>
      </m:oMath>
      <w:r>
        <w:rPr>
          <w:rFonts w:hint="eastAsia" w:hAnsi="Cambria Math" w:cs="Times New Roman"/>
          <w:i w:val="0"/>
          <w:spacing w:val="15"/>
          <w:sz w:val="21"/>
          <w:szCs w:val="21"/>
          <w:lang w:val="en-US" w:eastAsia="zh-CN"/>
        </w:rPr>
        <w:t xml:space="preserve"> </w:t>
      </w:r>
      <w:r>
        <w:rPr>
          <w:rFonts w:hint="eastAsia"/>
        </w:rPr>
        <w:t xml:space="preserve">value of 0.660. The CI and values do not exceed those of the current SOTA model MFR-DTA, but the MSE shows a performance improvement of 0.8%. In the KIBA dataset, the label distribution is relatively normal, but most of the samples in the dataset highly concentrated, making it difficult to predict the trend of affinity. The </w:t>
      </w:r>
      <w:r>
        <w:rPr>
          <w:rFonts w:hint="eastAsia"/>
          <w:lang w:eastAsia="zh-CN"/>
        </w:rPr>
        <w:t>SAB</w:t>
      </w:r>
      <w:r>
        <w:rPr>
          <w:rFonts w:hint="eastAsia"/>
        </w:rPr>
        <w:t xml:space="preserve"> model does not show the best performance, with a CI value of 0</w:t>
      </w:r>
      <w:r>
        <w:rPr>
          <w:rFonts w:hint="eastAsia"/>
          <w:lang w:val="en-US" w:eastAsia="zh-CN"/>
        </w:rPr>
        <w:t>.</w:t>
      </w:r>
      <w:r>
        <w:rPr>
          <w:rFonts w:hint="eastAsia"/>
        </w:rPr>
        <w:t xml:space="preserve">876, an MSE value of 0.155, and a </w:t>
      </w:r>
      <m:oMath>
        <m:sSubSup>
          <m:sSubSupPr>
            <m:ctrlPr>
              <w:rPr>
                <w:rFonts w:ascii="Cambria Math" w:hAnsi="Cambria Math" w:cs="Times New Roman"/>
                <w:spacing w:val="15"/>
                <w:sz w:val="21"/>
                <w:szCs w:val="21"/>
              </w:rPr>
            </m:ctrlPr>
          </m:sSubSupPr>
          <m:e>
            <m:r>
              <m:rPr>
                <m:sty m:val="p"/>
              </m:rPr>
              <w:rPr>
                <w:rFonts w:ascii="Cambria Math" w:hAnsi="Cambria Math" w:cs="Times New Roman"/>
                <w:spacing w:val="15"/>
                <w:sz w:val="21"/>
                <w:szCs w:val="21"/>
              </w:rPr>
              <m:t>r</m:t>
            </m:r>
            <m:ctrlPr>
              <w:rPr>
                <w:rFonts w:ascii="Cambria Math" w:hAnsi="Cambria Math" w:cs="Times New Roman"/>
                <w:spacing w:val="15"/>
                <w:sz w:val="21"/>
                <w:szCs w:val="21"/>
              </w:rPr>
            </m:ctrlPr>
          </m:e>
          <m:sub>
            <m:r>
              <m:rPr>
                <m:sty m:val="p"/>
              </m:rPr>
              <w:rPr>
                <w:rFonts w:ascii="Cambria Math" w:hAnsi="Cambria Math" w:cs="Times New Roman"/>
                <w:spacing w:val="15"/>
                <w:sz w:val="21"/>
                <w:szCs w:val="21"/>
              </w:rPr>
              <m:t>m</m:t>
            </m:r>
            <m:ctrlPr>
              <w:rPr>
                <w:rFonts w:ascii="Cambria Math" w:hAnsi="Cambria Math" w:cs="Times New Roman"/>
                <w:spacing w:val="15"/>
                <w:sz w:val="21"/>
                <w:szCs w:val="21"/>
              </w:rPr>
            </m:ctrlPr>
          </m:sub>
          <m:sup>
            <m:r>
              <m:rPr>
                <m:sty m:val="p"/>
              </m:rPr>
              <w:rPr>
                <w:rFonts w:ascii="Cambria Math" w:hAnsi="Cambria Math" w:cs="Times New Roman"/>
                <w:spacing w:val="15"/>
                <w:sz w:val="21"/>
                <w:szCs w:val="21"/>
              </w:rPr>
              <m:t>2</m:t>
            </m:r>
            <m:ctrlPr>
              <w:rPr>
                <w:rFonts w:ascii="Cambria Math" w:hAnsi="Cambria Math" w:cs="Times New Roman"/>
                <w:spacing w:val="15"/>
                <w:sz w:val="21"/>
                <w:szCs w:val="21"/>
              </w:rPr>
            </m:ctrlPr>
          </m:sup>
        </m:sSubSup>
      </m:oMath>
      <w:r>
        <w:rPr>
          <w:rFonts w:hint="eastAsia" w:hAnsi="Cambria Math" w:cs="Times New Roman"/>
          <w:i w:val="0"/>
          <w:spacing w:val="15"/>
          <w:sz w:val="21"/>
          <w:szCs w:val="21"/>
          <w:lang w:val="en-US" w:eastAsia="zh-CN"/>
        </w:rPr>
        <w:t xml:space="preserve"> </w:t>
      </w:r>
      <w:r>
        <w:rPr>
          <w:rFonts w:hint="eastAsia"/>
        </w:rPr>
        <w:t>value of 0.686. Overall, the experimental results show that is no particularly outstanding performance on these two datasets, with only some excellent performance in certain evaluation metrics.。</w:t>
      </w:r>
    </w:p>
    <w:p w14:paraId="0EE7FB1F">
      <w:pPr>
        <w:spacing w:line="400" w:lineRule="atLeast"/>
        <w:jc w:val="left"/>
        <w:rPr>
          <w:rFonts w:eastAsia="黑体" w:cs="Times New Roman"/>
          <w:b/>
          <w:bCs/>
          <w:sz w:val="21"/>
          <w:szCs w:val="21"/>
        </w:rPr>
      </w:pPr>
      <w:r>
        <w:rPr>
          <w:rFonts w:hint="eastAsia" w:eastAsia="黑体" w:cs="Times New Roman"/>
          <w:b/>
          <w:bCs/>
          <w:sz w:val="21"/>
          <w:szCs w:val="21"/>
        </w:rPr>
        <w:t xml:space="preserve">Table </w:t>
      </w:r>
      <w:r>
        <w:rPr>
          <w:rFonts w:hint="eastAsia" w:eastAsia="黑体" w:cs="Times New Roman"/>
          <w:b/>
          <w:bCs/>
          <w:sz w:val="21"/>
          <w:szCs w:val="21"/>
          <w:lang w:val="en-US" w:eastAsia="zh-CN"/>
        </w:rPr>
        <w:t>5.</w:t>
      </w:r>
      <w:r>
        <w:rPr>
          <w:rFonts w:hint="eastAsia" w:eastAsia="黑体" w:cs="Times New Roman"/>
          <w:b/>
          <w:bCs/>
          <w:sz w:val="21"/>
          <w:szCs w:val="21"/>
        </w:rPr>
        <w:t xml:space="preserve"> Performance evaluation results in the regression task (Davis, KIBA datasets)</w:t>
      </w:r>
    </w:p>
    <w:tbl>
      <w:tblPr>
        <w:tblStyle w:val="2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6"/>
        <w:gridCol w:w="1896"/>
        <w:gridCol w:w="1546"/>
        <w:gridCol w:w="753"/>
        <w:gridCol w:w="1354"/>
      </w:tblGrid>
      <w:tr w14:paraId="2EE2F45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9" w:hRule="atLeast"/>
          <w:jc w:val="center"/>
        </w:trPr>
        <w:tc>
          <w:tcPr>
            <w:tcW w:w="0" w:type="auto"/>
            <w:tcBorders>
              <w:top w:val="single" w:color="auto" w:sz="8" w:space="0"/>
              <w:bottom w:val="single" w:color="auto" w:sz="4" w:space="0"/>
              <w:insideH w:val="single" w:sz="4" w:space="0"/>
            </w:tcBorders>
            <w:noWrap/>
          </w:tcPr>
          <w:p w14:paraId="7499808B">
            <w:pPr>
              <w:widowControl/>
              <w:spacing w:line="400" w:lineRule="atLeast"/>
              <w:jc w:val="center"/>
              <w:textAlignment w:val="center"/>
              <w:rPr>
                <w:rFonts w:cs="Times New Roman"/>
                <w:sz w:val="21"/>
                <w:szCs w:val="21"/>
              </w:rPr>
            </w:pPr>
            <w:r>
              <w:rPr>
                <w:rFonts w:cs="Times New Roman"/>
                <w:kern w:val="0"/>
                <w:sz w:val="21"/>
                <w:szCs w:val="21"/>
                <w:lang w:bidi="ar"/>
              </w:rPr>
              <w:t>Dataset</w:t>
            </w:r>
          </w:p>
        </w:tc>
        <w:tc>
          <w:tcPr>
            <w:tcW w:w="0" w:type="auto"/>
            <w:tcBorders>
              <w:top w:val="single" w:color="auto" w:sz="8" w:space="0"/>
              <w:bottom w:val="single" w:color="auto" w:sz="4" w:space="0"/>
              <w:insideH w:val="single" w:sz="4" w:space="0"/>
            </w:tcBorders>
            <w:noWrap/>
          </w:tcPr>
          <w:p w14:paraId="3FE53BBF">
            <w:pPr>
              <w:widowControl/>
              <w:spacing w:line="400" w:lineRule="atLeast"/>
              <w:jc w:val="center"/>
              <w:textAlignment w:val="center"/>
              <w:rPr>
                <w:rFonts w:cs="Times New Roman"/>
                <w:sz w:val="21"/>
                <w:szCs w:val="21"/>
              </w:rPr>
            </w:pPr>
            <w:r>
              <w:rPr>
                <w:rFonts w:cs="Times New Roman"/>
                <w:kern w:val="0"/>
                <w:sz w:val="21"/>
                <w:szCs w:val="21"/>
                <w:lang w:bidi="ar"/>
              </w:rPr>
              <w:t>Methods</w:t>
            </w:r>
          </w:p>
        </w:tc>
        <w:tc>
          <w:tcPr>
            <w:tcW w:w="0" w:type="auto"/>
            <w:tcBorders>
              <w:top w:val="single" w:color="auto" w:sz="8" w:space="0"/>
              <w:bottom w:val="single" w:color="auto" w:sz="4" w:space="0"/>
              <w:insideH w:val="single" w:sz="4" w:space="0"/>
            </w:tcBorders>
            <w:noWrap/>
          </w:tcPr>
          <w:p w14:paraId="5831F3EA">
            <w:pPr>
              <w:widowControl/>
              <w:spacing w:line="400" w:lineRule="atLeast"/>
              <w:jc w:val="center"/>
              <w:textAlignment w:val="center"/>
              <w:rPr>
                <w:rFonts w:cs="Times New Roman"/>
                <w:sz w:val="21"/>
                <w:szCs w:val="21"/>
              </w:rPr>
            </w:pPr>
            <w:r>
              <w:rPr>
                <w:rFonts w:cs="Times New Roman"/>
                <w:kern w:val="0"/>
                <w:sz w:val="21"/>
                <w:szCs w:val="21"/>
                <w:lang w:bidi="ar"/>
              </w:rPr>
              <w:t>CI↑</w:t>
            </w:r>
          </w:p>
        </w:tc>
        <w:tc>
          <w:tcPr>
            <w:tcW w:w="0" w:type="auto"/>
            <w:tcBorders>
              <w:top w:val="single" w:color="auto" w:sz="8" w:space="0"/>
              <w:bottom w:val="single" w:color="auto" w:sz="4" w:space="0"/>
              <w:insideH w:val="single" w:sz="4" w:space="0"/>
            </w:tcBorders>
            <w:noWrap/>
          </w:tcPr>
          <w:p w14:paraId="0F673692">
            <w:pPr>
              <w:widowControl/>
              <w:spacing w:line="400" w:lineRule="atLeast"/>
              <w:jc w:val="center"/>
              <w:textAlignment w:val="center"/>
              <w:rPr>
                <w:rFonts w:cs="Times New Roman"/>
                <w:sz w:val="21"/>
                <w:szCs w:val="21"/>
              </w:rPr>
            </w:pPr>
            <w:r>
              <w:rPr>
                <w:rFonts w:cs="Times New Roman"/>
                <w:kern w:val="0"/>
                <w:sz w:val="21"/>
                <w:szCs w:val="21"/>
                <w:lang w:bidi="ar"/>
              </w:rPr>
              <w:t>MSE↓</w:t>
            </w:r>
          </w:p>
        </w:tc>
        <w:tc>
          <w:tcPr>
            <w:tcW w:w="0" w:type="auto"/>
            <w:tcBorders>
              <w:top w:val="single" w:color="auto" w:sz="8" w:space="0"/>
              <w:bottom w:val="single" w:color="auto" w:sz="4" w:space="0"/>
              <w:insideH w:val="single" w:sz="4" w:space="0"/>
            </w:tcBorders>
            <w:noWrap/>
          </w:tcPr>
          <w:p w14:paraId="05A53B5C">
            <w:pPr>
              <w:spacing w:line="400" w:lineRule="atLeast"/>
              <w:jc w:val="center"/>
              <w:rPr>
                <w:rFonts w:cs="Times New Roman"/>
                <w:sz w:val="21"/>
                <w:szCs w:val="21"/>
              </w:rPr>
            </w:pPr>
            <m:oMath>
              <m:sSubSup>
                <m:sSubSupPr>
                  <m:ctrlPr>
                    <w:rPr>
                      <w:rFonts w:ascii="Cambria Math" w:hAnsi="Cambria Math" w:cs="Times New Roman"/>
                      <w:spacing w:val="15"/>
                      <w:sz w:val="21"/>
                      <w:szCs w:val="21"/>
                    </w:rPr>
                  </m:ctrlPr>
                </m:sSubSupPr>
                <m:e>
                  <m:r>
                    <m:rPr>
                      <m:sty m:val="p"/>
                    </m:rPr>
                    <w:rPr>
                      <w:rFonts w:ascii="Cambria Math" w:hAnsi="Cambria Math" w:cs="Times New Roman"/>
                      <w:spacing w:val="15"/>
                      <w:sz w:val="21"/>
                      <w:szCs w:val="21"/>
                    </w:rPr>
                    <m:t>r</m:t>
                  </m:r>
                  <m:ctrlPr>
                    <w:rPr>
                      <w:rFonts w:ascii="Cambria Math" w:hAnsi="Cambria Math" w:cs="Times New Roman"/>
                      <w:spacing w:val="15"/>
                      <w:sz w:val="21"/>
                      <w:szCs w:val="21"/>
                    </w:rPr>
                  </m:ctrlPr>
                </m:e>
                <m:sub>
                  <m:r>
                    <m:rPr>
                      <m:sty m:val="p"/>
                    </m:rPr>
                    <w:rPr>
                      <w:rFonts w:ascii="Cambria Math" w:hAnsi="Cambria Math" w:cs="Times New Roman"/>
                      <w:spacing w:val="15"/>
                      <w:sz w:val="21"/>
                      <w:szCs w:val="21"/>
                    </w:rPr>
                    <m:t>m</m:t>
                  </m:r>
                  <m:ctrlPr>
                    <w:rPr>
                      <w:rFonts w:ascii="Cambria Math" w:hAnsi="Cambria Math" w:cs="Times New Roman"/>
                      <w:spacing w:val="15"/>
                      <w:sz w:val="21"/>
                      <w:szCs w:val="21"/>
                    </w:rPr>
                  </m:ctrlPr>
                </m:sub>
                <m:sup>
                  <m:r>
                    <m:rPr>
                      <m:sty m:val="p"/>
                    </m:rPr>
                    <w:rPr>
                      <w:rFonts w:ascii="Cambria Math" w:hAnsi="Cambria Math" w:cs="Times New Roman"/>
                      <w:spacing w:val="15"/>
                      <w:sz w:val="21"/>
                      <w:szCs w:val="21"/>
                    </w:rPr>
                    <m:t>2</m:t>
                  </m:r>
                  <m:ctrlPr>
                    <w:rPr>
                      <w:rFonts w:ascii="Cambria Math" w:hAnsi="Cambria Math" w:cs="Times New Roman"/>
                      <w:spacing w:val="15"/>
                      <w:sz w:val="21"/>
                      <w:szCs w:val="21"/>
                    </w:rPr>
                  </m:ctrlPr>
                </m:sup>
              </m:sSubSup>
            </m:oMath>
            <w:r>
              <w:rPr>
                <w:rFonts w:cs="Times New Roman"/>
                <w:spacing w:val="15"/>
                <w:sz w:val="21"/>
                <w:szCs w:val="21"/>
              </w:rPr>
              <w:t>↑</w:t>
            </w:r>
          </w:p>
        </w:tc>
      </w:tr>
      <w:tr w14:paraId="2444D59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restart"/>
            <w:noWrap/>
          </w:tcPr>
          <w:p w14:paraId="53C5799D">
            <w:pPr>
              <w:widowControl/>
              <w:spacing w:line="400" w:lineRule="atLeast"/>
              <w:jc w:val="center"/>
              <w:textAlignment w:val="center"/>
              <w:rPr>
                <w:rFonts w:cs="Times New Roman"/>
                <w:kern w:val="0"/>
                <w:sz w:val="21"/>
                <w:szCs w:val="21"/>
                <w:lang w:bidi="ar"/>
              </w:rPr>
            </w:pPr>
            <w:r>
              <w:rPr>
                <w:rFonts w:cs="Times New Roman"/>
                <w:kern w:val="0"/>
                <w:sz w:val="21"/>
                <w:szCs w:val="21"/>
                <w:lang w:bidi="ar"/>
              </w:rPr>
              <w:t>Davis</w:t>
            </w:r>
          </w:p>
          <w:p w14:paraId="59D7501A">
            <w:pPr>
              <w:widowControl/>
              <w:spacing w:line="400" w:lineRule="atLeast"/>
              <w:jc w:val="center"/>
              <w:textAlignment w:val="center"/>
              <w:rPr>
                <w:rFonts w:cs="Times New Roman"/>
                <w:sz w:val="21"/>
                <w:szCs w:val="21"/>
              </w:rPr>
            </w:pPr>
            <w:r>
              <w:rPr>
                <w:rFonts w:cs="Times New Roman"/>
                <w:kern w:val="0"/>
                <w:sz w:val="21"/>
                <w:szCs w:val="21"/>
              </w:rPr>
              <w:drawing>
                <wp:anchor distT="0" distB="0" distL="114300" distR="114300" simplePos="0" relativeHeight="251659264" behindDoc="0" locked="0" layoutInCell="1" allowOverlap="1">
                  <wp:simplePos x="0" y="0"/>
                  <wp:positionH relativeFrom="column">
                    <wp:posOffset>482600</wp:posOffset>
                  </wp:positionH>
                  <wp:positionV relativeFrom="paragraph">
                    <wp:posOffset>136525</wp:posOffset>
                  </wp:positionV>
                  <wp:extent cx="309880" cy="273685"/>
                  <wp:effectExtent l="0" t="0" r="0" b="0"/>
                  <wp:wrapNone/>
                  <wp:docPr id="6" name="文本框_1"/>
                  <wp:cNvGraphicFramePr/>
                  <a:graphic xmlns:a="http://schemas.openxmlformats.org/drawingml/2006/main">
                    <a:graphicData uri="http://schemas.openxmlformats.org/drawingml/2006/picture">
                      <pic:pic xmlns:pic="http://schemas.openxmlformats.org/drawingml/2006/picture">
                        <pic:nvPicPr>
                          <pic:cNvPr id="6" name="文本框_1"/>
                          <pic:cNvPicPr/>
                        </pic:nvPicPr>
                        <pic:blipFill>
                          <a:blip r:embed="rId11"/>
                          <a:stretch>
                            <a:fillRect/>
                          </a:stretch>
                        </pic:blipFill>
                        <pic:spPr>
                          <a:xfrm>
                            <a:off x="0" y="0"/>
                            <a:ext cx="309880" cy="273685"/>
                          </a:xfrm>
                          <a:prstGeom prst="rect">
                            <a:avLst/>
                          </a:prstGeom>
                          <a:noFill/>
                          <a:ln>
                            <a:noFill/>
                          </a:ln>
                        </pic:spPr>
                      </pic:pic>
                    </a:graphicData>
                  </a:graphic>
                </wp:anchor>
              </w:drawing>
            </w:r>
          </w:p>
        </w:tc>
        <w:tc>
          <w:tcPr>
            <w:tcW w:w="0" w:type="auto"/>
            <w:noWrap/>
          </w:tcPr>
          <w:p w14:paraId="3428EE02">
            <w:pPr>
              <w:widowControl/>
              <w:spacing w:line="400" w:lineRule="atLeast"/>
              <w:textAlignment w:val="center"/>
              <w:rPr>
                <w:rFonts w:cs="Times New Roman"/>
                <w:sz w:val="21"/>
                <w:szCs w:val="21"/>
              </w:rPr>
            </w:pPr>
            <w:r>
              <w:rPr>
                <w:rFonts w:cs="Times New Roman"/>
                <w:kern w:val="0"/>
                <w:sz w:val="21"/>
                <w:szCs w:val="21"/>
                <w:lang w:bidi="ar"/>
              </w:rPr>
              <w:t>DeepDTA</w:t>
            </w:r>
            <w:r>
              <w:rPr>
                <w:rFonts w:cs="Times New Roman"/>
                <w:sz w:val="21"/>
                <w:szCs w:val="21"/>
              </w:rPr>
              <w:t xml:space="preserve"> </w:t>
            </w:r>
          </w:p>
        </w:tc>
        <w:tc>
          <w:tcPr>
            <w:tcW w:w="0" w:type="auto"/>
            <w:noWrap/>
          </w:tcPr>
          <w:p w14:paraId="213F802C">
            <w:pPr>
              <w:widowControl/>
              <w:spacing w:line="400" w:lineRule="atLeast"/>
              <w:textAlignment w:val="center"/>
              <w:rPr>
                <w:rFonts w:cs="Times New Roman"/>
                <w:sz w:val="21"/>
                <w:szCs w:val="21"/>
              </w:rPr>
            </w:pPr>
            <w:r>
              <w:rPr>
                <w:rFonts w:cs="Times New Roman"/>
                <w:kern w:val="0"/>
                <w:sz w:val="21"/>
                <w:szCs w:val="21"/>
                <w:lang w:bidi="ar"/>
              </w:rPr>
              <w:t>0.878</w:t>
            </w:r>
            <w:r>
              <w:rPr>
                <w:rFonts w:hint="eastAsia" w:cs="Times New Roman"/>
                <w:kern w:val="0"/>
                <w:sz w:val="21"/>
                <w:szCs w:val="21"/>
                <w:lang w:bidi="ar"/>
              </w:rPr>
              <w:t xml:space="preserve"> (</w:t>
            </w:r>
            <w:r>
              <w:rPr>
                <w:rFonts w:cs="Times New Roman"/>
                <w:kern w:val="0"/>
                <w:sz w:val="21"/>
                <w:szCs w:val="21"/>
                <w:lang w:bidi="ar"/>
              </w:rPr>
              <w:t>0.004</w:t>
            </w:r>
            <w:r>
              <w:rPr>
                <w:rFonts w:hint="eastAsia" w:cs="Times New Roman"/>
                <w:kern w:val="0"/>
                <w:sz w:val="21"/>
                <w:szCs w:val="21"/>
                <w:lang w:bidi="ar"/>
              </w:rPr>
              <w:t>)</w:t>
            </w:r>
          </w:p>
        </w:tc>
        <w:tc>
          <w:tcPr>
            <w:tcW w:w="0" w:type="auto"/>
            <w:noWrap/>
          </w:tcPr>
          <w:p w14:paraId="1C24C95D">
            <w:pPr>
              <w:widowControl/>
              <w:spacing w:line="400" w:lineRule="atLeast"/>
              <w:textAlignment w:val="center"/>
              <w:rPr>
                <w:rFonts w:cs="Times New Roman"/>
                <w:sz w:val="21"/>
                <w:szCs w:val="21"/>
              </w:rPr>
            </w:pPr>
            <w:r>
              <w:rPr>
                <w:rFonts w:cs="Times New Roman"/>
                <w:kern w:val="0"/>
                <w:sz w:val="21"/>
                <w:szCs w:val="21"/>
                <w:lang w:bidi="ar"/>
              </w:rPr>
              <w:t>0.261</w:t>
            </w:r>
          </w:p>
        </w:tc>
        <w:tc>
          <w:tcPr>
            <w:tcW w:w="0" w:type="auto"/>
            <w:noWrap/>
          </w:tcPr>
          <w:p w14:paraId="4A4DC329">
            <w:pPr>
              <w:widowControl/>
              <w:spacing w:line="400" w:lineRule="atLeast"/>
              <w:textAlignment w:val="center"/>
              <w:rPr>
                <w:rFonts w:cs="Times New Roman"/>
                <w:sz w:val="21"/>
                <w:szCs w:val="21"/>
              </w:rPr>
            </w:pPr>
            <w:r>
              <w:rPr>
                <w:rFonts w:cs="Times New Roman"/>
                <w:kern w:val="0"/>
                <w:sz w:val="21"/>
                <w:szCs w:val="21"/>
                <w:lang w:bidi="ar"/>
              </w:rPr>
              <w:t>0.630</w:t>
            </w:r>
            <w:r>
              <w:rPr>
                <w:rFonts w:hint="eastAsia" w:cs="Times New Roman"/>
                <w:kern w:val="0"/>
                <w:sz w:val="21"/>
                <w:szCs w:val="21"/>
                <w:lang w:bidi="ar"/>
              </w:rPr>
              <w:t xml:space="preserve"> (</w:t>
            </w:r>
            <w:r>
              <w:rPr>
                <w:rFonts w:cs="Times New Roman"/>
                <w:kern w:val="0"/>
                <w:sz w:val="21"/>
                <w:szCs w:val="21"/>
                <w:lang w:bidi="ar"/>
              </w:rPr>
              <w:t>0.017</w:t>
            </w:r>
            <w:r>
              <w:rPr>
                <w:rFonts w:hint="eastAsia" w:cs="Times New Roman"/>
                <w:kern w:val="0"/>
                <w:sz w:val="21"/>
                <w:szCs w:val="21"/>
                <w:lang w:bidi="ar"/>
              </w:rPr>
              <w:t>)</w:t>
            </w:r>
          </w:p>
        </w:tc>
      </w:tr>
      <w:tr w14:paraId="0C03778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7FC29F39">
            <w:pPr>
              <w:spacing w:line="500" w:lineRule="exact"/>
              <w:jc w:val="center"/>
              <w:rPr>
                <w:rFonts w:cs="Times New Roman"/>
                <w:sz w:val="21"/>
                <w:szCs w:val="21"/>
              </w:rPr>
            </w:pPr>
          </w:p>
        </w:tc>
        <w:tc>
          <w:tcPr>
            <w:tcW w:w="0" w:type="auto"/>
            <w:noWrap/>
          </w:tcPr>
          <w:p w14:paraId="686355B3">
            <w:pPr>
              <w:widowControl/>
              <w:spacing w:line="400" w:lineRule="atLeast"/>
              <w:textAlignment w:val="center"/>
              <w:rPr>
                <w:rFonts w:cs="Times New Roman"/>
                <w:sz w:val="21"/>
                <w:szCs w:val="21"/>
              </w:rPr>
            </w:pPr>
            <w:r>
              <w:rPr>
                <w:rFonts w:cs="Times New Roman"/>
                <w:kern w:val="0"/>
                <w:sz w:val="21"/>
                <w:szCs w:val="21"/>
                <w:lang w:bidi="ar"/>
              </w:rPr>
              <w:t>CPInformer</w:t>
            </w:r>
          </w:p>
        </w:tc>
        <w:tc>
          <w:tcPr>
            <w:tcW w:w="0" w:type="auto"/>
            <w:noWrap/>
          </w:tcPr>
          <w:p w14:paraId="45DBA7F1">
            <w:pPr>
              <w:widowControl/>
              <w:spacing w:line="400" w:lineRule="atLeast"/>
              <w:textAlignment w:val="center"/>
              <w:rPr>
                <w:rFonts w:cs="Times New Roman"/>
                <w:sz w:val="21"/>
                <w:szCs w:val="21"/>
              </w:rPr>
            </w:pPr>
            <w:r>
              <w:rPr>
                <w:rFonts w:cs="Times New Roman"/>
                <w:kern w:val="0"/>
                <w:sz w:val="21"/>
                <w:szCs w:val="21"/>
                <w:lang w:bidi="ar"/>
              </w:rPr>
              <w:t>0.874</w:t>
            </w:r>
            <w:r>
              <w:rPr>
                <w:rFonts w:hint="eastAsia" w:cs="Times New Roman"/>
                <w:kern w:val="0"/>
                <w:sz w:val="21"/>
                <w:szCs w:val="21"/>
                <w:lang w:bidi="ar"/>
              </w:rPr>
              <w:t xml:space="preserve"> (</w:t>
            </w:r>
            <w:r>
              <w:rPr>
                <w:rFonts w:cs="Times New Roman"/>
                <w:kern w:val="0"/>
                <w:sz w:val="21"/>
                <w:szCs w:val="21"/>
                <w:lang w:bidi="ar"/>
              </w:rPr>
              <w:t>0.002</w:t>
            </w:r>
            <w:r>
              <w:rPr>
                <w:rFonts w:hint="eastAsia" w:cs="Times New Roman"/>
                <w:kern w:val="0"/>
                <w:sz w:val="21"/>
                <w:szCs w:val="21"/>
                <w:lang w:bidi="ar"/>
              </w:rPr>
              <w:t>)</w:t>
            </w:r>
          </w:p>
        </w:tc>
        <w:tc>
          <w:tcPr>
            <w:tcW w:w="0" w:type="auto"/>
            <w:noWrap/>
          </w:tcPr>
          <w:p w14:paraId="16C6A251">
            <w:pPr>
              <w:widowControl/>
              <w:spacing w:line="400" w:lineRule="atLeast"/>
              <w:textAlignment w:val="center"/>
              <w:rPr>
                <w:rFonts w:cs="Times New Roman"/>
                <w:sz w:val="21"/>
                <w:szCs w:val="21"/>
              </w:rPr>
            </w:pPr>
            <w:r>
              <w:rPr>
                <w:rFonts w:cs="Times New Roman"/>
                <w:kern w:val="0"/>
                <w:sz w:val="21"/>
                <w:szCs w:val="21"/>
                <w:lang w:bidi="ar"/>
              </w:rPr>
              <w:t>0.277</w:t>
            </w:r>
          </w:p>
        </w:tc>
        <w:tc>
          <w:tcPr>
            <w:tcW w:w="0" w:type="auto"/>
            <w:noWrap/>
          </w:tcPr>
          <w:p w14:paraId="5D4DC821">
            <w:pPr>
              <w:widowControl/>
              <w:spacing w:line="400" w:lineRule="atLeast"/>
              <w:textAlignment w:val="center"/>
              <w:rPr>
                <w:rFonts w:cs="Times New Roman"/>
                <w:sz w:val="21"/>
                <w:szCs w:val="21"/>
              </w:rPr>
            </w:pPr>
            <w:r>
              <w:rPr>
                <w:rFonts w:cs="Times New Roman"/>
                <w:kern w:val="0"/>
                <w:sz w:val="21"/>
                <w:szCs w:val="21"/>
                <w:lang w:bidi="ar"/>
              </w:rPr>
              <w:t>0.618</w:t>
            </w:r>
            <w:r>
              <w:rPr>
                <w:rFonts w:hint="eastAsia" w:cs="Times New Roman"/>
                <w:kern w:val="0"/>
                <w:sz w:val="21"/>
                <w:szCs w:val="21"/>
                <w:lang w:bidi="ar"/>
              </w:rPr>
              <w:t xml:space="preserve"> (</w:t>
            </w:r>
            <w:r>
              <w:rPr>
                <w:rFonts w:cs="Times New Roman"/>
                <w:kern w:val="0"/>
                <w:sz w:val="21"/>
                <w:szCs w:val="21"/>
                <w:lang w:bidi="ar"/>
              </w:rPr>
              <w:t>0.004</w:t>
            </w:r>
            <w:r>
              <w:rPr>
                <w:rFonts w:hint="eastAsia" w:cs="Times New Roman"/>
                <w:kern w:val="0"/>
                <w:sz w:val="21"/>
                <w:szCs w:val="21"/>
                <w:lang w:bidi="ar"/>
              </w:rPr>
              <w:t>)</w:t>
            </w:r>
          </w:p>
        </w:tc>
      </w:tr>
      <w:tr w14:paraId="474169D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7C0C3759">
            <w:pPr>
              <w:widowControl/>
              <w:spacing w:line="500" w:lineRule="exact"/>
              <w:jc w:val="center"/>
              <w:textAlignment w:val="center"/>
              <w:rPr>
                <w:rFonts w:cs="Times New Roman"/>
                <w:sz w:val="21"/>
                <w:szCs w:val="21"/>
              </w:rPr>
            </w:pPr>
          </w:p>
        </w:tc>
        <w:tc>
          <w:tcPr>
            <w:tcW w:w="0" w:type="auto"/>
            <w:noWrap/>
          </w:tcPr>
          <w:p w14:paraId="7BB446F7">
            <w:pPr>
              <w:widowControl/>
              <w:spacing w:line="400" w:lineRule="atLeast"/>
              <w:textAlignment w:val="center"/>
              <w:rPr>
                <w:rFonts w:cs="Times New Roman"/>
                <w:sz w:val="21"/>
                <w:szCs w:val="21"/>
              </w:rPr>
            </w:pPr>
            <w:r>
              <w:rPr>
                <w:rFonts w:cs="Times New Roman"/>
                <w:kern w:val="0"/>
                <w:sz w:val="21"/>
                <w:szCs w:val="21"/>
                <w:lang w:bidi="ar"/>
              </w:rPr>
              <w:t>GraphDTA</w:t>
            </w:r>
            <w:r>
              <w:rPr>
                <w:rFonts w:cs="Times New Roman"/>
                <w:sz w:val="21"/>
                <w:szCs w:val="21"/>
              </w:rPr>
              <w:t xml:space="preserve"> </w:t>
            </w:r>
          </w:p>
        </w:tc>
        <w:tc>
          <w:tcPr>
            <w:tcW w:w="0" w:type="auto"/>
            <w:noWrap/>
          </w:tcPr>
          <w:p w14:paraId="4E1378D3">
            <w:pPr>
              <w:widowControl/>
              <w:spacing w:line="400" w:lineRule="atLeast"/>
              <w:textAlignment w:val="center"/>
              <w:rPr>
                <w:rFonts w:cs="Times New Roman"/>
                <w:sz w:val="21"/>
                <w:szCs w:val="21"/>
              </w:rPr>
            </w:pPr>
            <w:r>
              <w:rPr>
                <w:rFonts w:cs="Times New Roman"/>
                <w:kern w:val="0"/>
                <w:sz w:val="21"/>
                <w:szCs w:val="21"/>
                <w:lang w:bidi="ar"/>
              </w:rPr>
              <w:t>0.890</w:t>
            </w:r>
            <w:r>
              <w:rPr>
                <w:rFonts w:hint="eastAsia" w:cs="Times New Roman"/>
                <w:kern w:val="0"/>
                <w:sz w:val="21"/>
                <w:szCs w:val="21"/>
                <w:lang w:bidi="ar"/>
              </w:rPr>
              <w:t xml:space="preserve"> (</w:t>
            </w:r>
            <w:r>
              <w:rPr>
                <w:rFonts w:cs="Times New Roman"/>
                <w:kern w:val="0"/>
                <w:sz w:val="21"/>
                <w:szCs w:val="21"/>
                <w:lang w:bidi="ar"/>
              </w:rPr>
              <w:t>0.005</w:t>
            </w:r>
            <w:r>
              <w:rPr>
                <w:rFonts w:hint="eastAsia" w:cs="Times New Roman"/>
                <w:kern w:val="0"/>
                <w:sz w:val="21"/>
                <w:szCs w:val="21"/>
                <w:lang w:bidi="ar"/>
              </w:rPr>
              <w:t>)</w:t>
            </w:r>
          </w:p>
        </w:tc>
        <w:tc>
          <w:tcPr>
            <w:tcW w:w="0" w:type="auto"/>
            <w:noWrap/>
          </w:tcPr>
          <w:p w14:paraId="5C0F23AC">
            <w:pPr>
              <w:widowControl/>
              <w:spacing w:line="400" w:lineRule="atLeast"/>
              <w:textAlignment w:val="center"/>
              <w:rPr>
                <w:rFonts w:cs="Times New Roman"/>
                <w:sz w:val="21"/>
                <w:szCs w:val="21"/>
              </w:rPr>
            </w:pPr>
            <w:r>
              <w:rPr>
                <w:rFonts w:cs="Times New Roman"/>
                <w:kern w:val="0"/>
                <w:sz w:val="21"/>
                <w:szCs w:val="21"/>
                <w:lang w:bidi="ar"/>
              </w:rPr>
              <w:t>0.233</w:t>
            </w:r>
          </w:p>
        </w:tc>
        <w:tc>
          <w:tcPr>
            <w:tcW w:w="0" w:type="auto"/>
            <w:noWrap/>
          </w:tcPr>
          <w:p w14:paraId="4BD86256">
            <w:pPr>
              <w:widowControl/>
              <w:spacing w:line="400" w:lineRule="atLeast"/>
              <w:textAlignment w:val="center"/>
              <w:rPr>
                <w:rFonts w:cs="Times New Roman"/>
                <w:sz w:val="21"/>
                <w:szCs w:val="21"/>
              </w:rPr>
            </w:pPr>
            <w:r>
              <w:rPr>
                <w:rFonts w:cs="Times New Roman"/>
                <w:kern w:val="0"/>
                <w:sz w:val="21"/>
                <w:szCs w:val="21"/>
                <w:lang w:bidi="ar"/>
              </w:rPr>
              <w:t>0.663</w:t>
            </w:r>
            <w:r>
              <w:rPr>
                <w:rFonts w:hint="eastAsia" w:cs="Times New Roman"/>
                <w:kern w:val="0"/>
                <w:sz w:val="21"/>
                <w:szCs w:val="21"/>
                <w:lang w:bidi="ar"/>
              </w:rPr>
              <w:t xml:space="preserve"> (</w:t>
            </w:r>
            <w:r>
              <w:rPr>
                <w:rFonts w:cs="Times New Roman"/>
                <w:kern w:val="0"/>
                <w:sz w:val="21"/>
                <w:szCs w:val="21"/>
                <w:lang w:bidi="ar"/>
              </w:rPr>
              <w:t>0.010</w:t>
            </w:r>
            <w:r>
              <w:rPr>
                <w:rFonts w:hint="eastAsia" w:cs="Times New Roman"/>
                <w:kern w:val="0"/>
                <w:sz w:val="21"/>
                <w:szCs w:val="21"/>
                <w:lang w:bidi="ar"/>
              </w:rPr>
              <w:t>)</w:t>
            </w:r>
          </w:p>
        </w:tc>
      </w:tr>
      <w:tr w14:paraId="64223FE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338531F8">
            <w:pPr>
              <w:spacing w:line="500" w:lineRule="exact"/>
              <w:jc w:val="center"/>
              <w:rPr>
                <w:rFonts w:cs="Times New Roman"/>
                <w:sz w:val="21"/>
                <w:szCs w:val="21"/>
              </w:rPr>
            </w:pPr>
          </w:p>
        </w:tc>
        <w:tc>
          <w:tcPr>
            <w:tcW w:w="1896" w:type="dxa"/>
            <w:noWrap/>
          </w:tcPr>
          <w:p w14:paraId="17DAD608">
            <w:pPr>
              <w:widowControl/>
              <w:spacing w:line="400" w:lineRule="atLeast"/>
              <w:textAlignment w:val="center"/>
              <w:rPr>
                <w:rFonts w:cs="Times New Roman"/>
                <w:sz w:val="21"/>
                <w:szCs w:val="21"/>
              </w:rPr>
            </w:pPr>
            <w:r>
              <w:rPr>
                <w:rFonts w:cs="Times New Roman"/>
                <w:kern w:val="0"/>
                <w:sz w:val="21"/>
                <w:szCs w:val="21"/>
                <w:lang w:bidi="ar"/>
              </w:rPr>
              <w:t>AttentionDTA</w:t>
            </w:r>
            <w:r>
              <w:rPr>
                <w:rFonts w:cs="Times New Roman"/>
                <w:sz w:val="21"/>
                <w:szCs w:val="21"/>
              </w:rPr>
              <w:t xml:space="preserve"> </w:t>
            </w:r>
          </w:p>
        </w:tc>
        <w:tc>
          <w:tcPr>
            <w:tcW w:w="1546" w:type="dxa"/>
            <w:noWrap/>
          </w:tcPr>
          <w:p w14:paraId="4151A9B4">
            <w:pPr>
              <w:widowControl/>
              <w:spacing w:line="400" w:lineRule="atLeast"/>
              <w:textAlignment w:val="center"/>
              <w:rPr>
                <w:rFonts w:cs="Times New Roman"/>
                <w:sz w:val="21"/>
                <w:szCs w:val="21"/>
              </w:rPr>
            </w:pPr>
            <w:r>
              <w:rPr>
                <w:rFonts w:cs="Times New Roman"/>
                <w:kern w:val="0"/>
                <w:sz w:val="21"/>
                <w:szCs w:val="21"/>
                <w:lang w:bidi="ar"/>
              </w:rPr>
              <w:t>0.893</w:t>
            </w:r>
            <w:r>
              <w:rPr>
                <w:rFonts w:hint="eastAsia" w:cs="Times New Roman"/>
                <w:kern w:val="0"/>
                <w:sz w:val="21"/>
                <w:szCs w:val="21"/>
                <w:lang w:bidi="ar"/>
              </w:rPr>
              <w:t xml:space="preserve"> (</w:t>
            </w:r>
            <w:r>
              <w:rPr>
                <w:rFonts w:cs="Times New Roman"/>
                <w:kern w:val="0"/>
                <w:sz w:val="21"/>
                <w:szCs w:val="21"/>
                <w:lang w:bidi="ar"/>
              </w:rPr>
              <w:t>0.005</w:t>
            </w:r>
            <w:r>
              <w:rPr>
                <w:rFonts w:hint="eastAsia" w:cs="Times New Roman"/>
                <w:kern w:val="0"/>
                <w:sz w:val="21"/>
                <w:szCs w:val="21"/>
                <w:lang w:bidi="ar"/>
              </w:rPr>
              <w:t>)</w:t>
            </w:r>
          </w:p>
        </w:tc>
        <w:tc>
          <w:tcPr>
            <w:tcW w:w="0" w:type="auto"/>
            <w:noWrap/>
          </w:tcPr>
          <w:p w14:paraId="74E82C17">
            <w:pPr>
              <w:widowControl/>
              <w:spacing w:line="400" w:lineRule="atLeast"/>
              <w:textAlignment w:val="center"/>
              <w:rPr>
                <w:rFonts w:cs="Times New Roman"/>
                <w:sz w:val="21"/>
                <w:szCs w:val="21"/>
              </w:rPr>
            </w:pPr>
            <w:r>
              <w:rPr>
                <w:rFonts w:cs="Times New Roman"/>
                <w:kern w:val="0"/>
                <w:sz w:val="21"/>
                <w:szCs w:val="21"/>
                <w:lang w:bidi="ar"/>
              </w:rPr>
              <w:t>0.216</w:t>
            </w:r>
          </w:p>
        </w:tc>
        <w:tc>
          <w:tcPr>
            <w:tcW w:w="0" w:type="auto"/>
            <w:noWrap/>
          </w:tcPr>
          <w:p w14:paraId="09F0560F">
            <w:pPr>
              <w:widowControl/>
              <w:spacing w:line="400" w:lineRule="atLeast"/>
              <w:textAlignment w:val="center"/>
              <w:rPr>
                <w:rFonts w:cs="Times New Roman"/>
                <w:sz w:val="21"/>
                <w:szCs w:val="21"/>
              </w:rPr>
            </w:pPr>
            <w:r>
              <w:rPr>
                <w:rFonts w:cs="Times New Roman"/>
                <w:kern w:val="0"/>
                <w:sz w:val="21"/>
                <w:szCs w:val="21"/>
                <w:lang w:bidi="ar"/>
              </w:rPr>
              <w:t>0.677</w:t>
            </w:r>
            <w:r>
              <w:rPr>
                <w:rFonts w:hint="eastAsia" w:cs="Times New Roman"/>
                <w:kern w:val="0"/>
                <w:sz w:val="21"/>
                <w:szCs w:val="21"/>
                <w:lang w:bidi="ar"/>
              </w:rPr>
              <w:t xml:space="preserve"> (</w:t>
            </w:r>
            <w:r>
              <w:rPr>
                <w:rFonts w:cs="Times New Roman"/>
                <w:kern w:val="0"/>
                <w:sz w:val="21"/>
                <w:szCs w:val="21"/>
                <w:lang w:bidi="ar"/>
              </w:rPr>
              <w:t>0.014</w:t>
            </w:r>
            <w:r>
              <w:rPr>
                <w:rFonts w:hint="eastAsia" w:cs="Times New Roman"/>
                <w:kern w:val="0"/>
                <w:sz w:val="21"/>
                <w:szCs w:val="21"/>
                <w:lang w:bidi="ar"/>
              </w:rPr>
              <w:t>)</w:t>
            </w:r>
          </w:p>
        </w:tc>
      </w:tr>
      <w:tr w14:paraId="2A417E4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10FAABE8">
            <w:pPr>
              <w:spacing w:line="500" w:lineRule="exact"/>
              <w:jc w:val="center"/>
              <w:rPr>
                <w:rFonts w:cs="Times New Roman"/>
                <w:sz w:val="21"/>
                <w:szCs w:val="21"/>
              </w:rPr>
            </w:pPr>
          </w:p>
        </w:tc>
        <w:tc>
          <w:tcPr>
            <w:tcW w:w="0" w:type="auto"/>
            <w:noWrap/>
          </w:tcPr>
          <w:p w14:paraId="7BA1AA16">
            <w:pPr>
              <w:widowControl/>
              <w:spacing w:line="400" w:lineRule="atLeast"/>
              <w:textAlignment w:val="center"/>
              <w:rPr>
                <w:rFonts w:cs="Times New Roman"/>
                <w:sz w:val="21"/>
                <w:szCs w:val="21"/>
              </w:rPr>
            </w:pPr>
            <w:r>
              <w:rPr>
                <w:rFonts w:cs="Times New Roman"/>
                <w:kern w:val="0"/>
                <w:sz w:val="21"/>
                <w:szCs w:val="21"/>
                <w:lang w:bidi="ar"/>
              </w:rPr>
              <w:t>MFR-DTA</w:t>
            </w:r>
            <w:r>
              <w:rPr>
                <w:rFonts w:cs="Times New Roman"/>
                <w:sz w:val="21"/>
                <w:szCs w:val="21"/>
              </w:rPr>
              <w:t xml:space="preserve"> </w:t>
            </w:r>
          </w:p>
        </w:tc>
        <w:tc>
          <w:tcPr>
            <w:tcW w:w="0" w:type="auto"/>
            <w:noWrap/>
          </w:tcPr>
          <w:p w14:paraId="040700C9">
            <w:pPr>
              <w:widowControl/>
              <w:spacing w:line="400" w:lineRule="atLeast"/>
              <w:textAlignment w:val="center"/>
              <w:rPr>
                <w:rFonts w:cs="Times New Roman"/>
                <w:sz w:val="21"/>
                <w:szCs w:val="21"/>
                <w:u w:val="single"/>
              </w:rPr>
            </w:pPr>
            <w:r>
              <w:rPr>
                <w:rFonts w:cs="Times New Roman"/>
                <w:kern w:val="0"/>
                <w:sz w:val="21"/>
                <w:szCs w:val="21"/>
                <w:u w:val="single"/>
                <w:lang w:bidi="ar"/>
              </w:rPr>
              <w:t>0.905</w:t>
            </w:r>
            <w:r>
              <w:rPr>
                <w:rFonts w:hint="eastAsia" w:cs="Times New Roman"/>
                <w:kern w:val="0"/>
                <w:sz w:val="21"/>
                <w:szCs w:val="21"/>
                <w:u w:val="single"/>
                <w:lang w:bidi="ar"/>
              </w:rPr>
              <w:t xml:space="preserve"> (</w:t>
            </w:r>
            <w:r>
              <w:rPr>
                <w:rFonts w:cs="Times New Roman"/>
                <w:kern w:val="0"/>
                <w:sz w:val="21"/>
                <w:szCs w:val="21"/>
                <w:u w:val="single"/>
                <w:lang w:bidi="ar"/>
              </w:rPr>
              <w:t>0.001</w:t>
            </w:r>
            <w:r>
              <w:rPr>
                <w:rFonts w:hint="eastAsia" w:cs="Times New Roman"/>
                <w:kern w:val="0"/>
                <w:sz w:val="21"/>
                <w:szCs w:val="21"/>
                <w:u w:val="single"/>
                <w:lang w:bidi="ar"/>
              </w:rPr>
              <w:t>)</w:t>
            </w:r>
          </w:p>
        </w:tc>
        <w:tc>
          <w:tcPr>
            <w:tcW w:w="0" w:type="auto"/>
            <w:noWrap/>
          </w:tcPr>
          <w:p w14:paraId="1BB5DCFD">
            <w:pPr>
              <w:widowControl/>
              <w:spacing w:line="400" w:lineRule="atLeast"/>
              <w:textAlignment w:val="center"/>
              <w:rPr>
                <w:rFonts w:cs="Times New Roman"/>
                <w:sz w:val="21"/>
                <w:szCs w:val="21"/>
              </w:rPr>
            </w:pPr>
            <w:r>
              <w:rPr>
                <w:rFonts w:cs="Times New Roman"/>
                <w:kern w:val="0"/>
                <w:sz w:val="21"/>
                <w:szCs w:val="21"/>
                <w:lang w:bidi="ar"/>
              </w:rPr>
              <w:t>0.221</w:t>
            </w:r>
          </w:p>
        </w:tc>
        <w:tc>
          <w:tcPr>
            <w:tcW w:w="0" w:type="auto"/>
            <w:noWrap/>
          </w:tcPr>
          <w:p w14:paraId="2AEB91B4">
            <w:pPr>
              <w:widowControl/>
              <w:spacing w:line="400" w:lineRule="atLeast"/>
              <w:textAlignment w:val="center"/>
              <w:rPr>
                <w:rFonts w:cs="Times New Roman"/>
                <w:sz w:val="21"/>
                <w:szCs w:val="21"/>
                <w:u w:val="single"/>
              </w:rPr>
            </w:pPr>
            <w:r>
              <w:rPr>
                <w:rFonts w:cs="Times New Roman"/>
                <w:kern w:val="0"/>
                <w:sz w:val="21"/>
                <w:szCs w:val="21"/>
                <w:u w:val="single"/>
                <w:lang w:bidi="ar"/>
              </w:rPr>
              <w:t>0.705</w:t>
            </w:r>
            <w:r>
              <w:rPr>
                <w:rFonts w:hint="eastAsia" w:cs="Times New Roman"/>
                <w:kern w:val="0"/>
                <w:sz w:val="21"/>
                <w:szCs w:val="21"/>
                <w:u w:val="single"/>
                <w:lang w:bidi="ar"/>
              </w:rPr>
              <w:t xml:space="preserve"> (</w:t>
            </w:r>
            <w:r>
              <w:rPr>
                <w:rFonts w:cs="Times New Roman"/>
                <w:kern w:val="0"/>
                <w:sz w:val="21"/>
                <w:szCs w:val="21"/>
                <w:u w:val="single"/>
                <w:lang w:bidi="ar"/>
              </w:rPr>
              <w:t>0.003</w:t>
            </w:r>
            <w:r>
              <w:rPr>
                <w:rFonts w:hint="eastAsia" w:cs="Times New Roman"/>
                <w:kern w:val="0"/>
                <w:sz w:val="21"/>
                <w:szCs w:val="21"/>
                <w:u w:val="single"/>
                <w:lang w:bidi="ar"/>
              </w:rPr>
              <w:t>)</w:t>
            </w:r>
          </w:p>
        </w:tc>
      </w:tr>
      <w:tr w14:paraId="0383ADB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2D966C78">
            <w:pPr>
              <w:spacing w:line="500" w:lineRule="exact"/>
              <w:jc w:val="center"/>
              <w:rPr>
                <w:rFonts w:cs="Times New Roman"/>
                <w:sz w:val="21"/>
                <w:szCs w:val="21"/>
              </w:rPr>
            </w:pPr>
          </w:p>
        </w:tc>
        <w:tc>
          <w:tcPr>
            <w:tcW w:w="0" w:type="auto"/>
            <w:noWrap/>
          </w:tcPr>
          <w:p w14:paraId="7ECC090A">
            <w:pPr>
              <w:widowControl/>
              <w:spacing w:line="400" w:lineRule="atLeast"/>
              <w:textAlignment w:val="center"/>
              <w:rPr>
                <w:rFonts w:hint="eastAsia" w:eastAsia="宋体" w:cs="Times New Roman"/>
                <w:b/>
                <w:bCs/>
                <w:sz w:val="21"/>
                <w:szCs w:val="21"/>
                <w:vertAlign w:val="superscript"/>
                <w:lang w:eastAsia="zh-CN"/>
              </w:rPr>
            </w:pPr>
            <w:r>
              <w:rPr>
                <w:rFonts w:hint="eastAsia" w:cs="Times New Roman"/>
                <w:b/>
                <w:bCs/>
                <w:kern w:val="0"/>
                <w:sz w:val="21"/>
                <w:szCs w:val="21"/>
                <w:lang w:eastAsia="zh-CN" w:bidi="ar"/>
              </w:rPr>
              <w:t>SAB</w:t>
            </w:r>
          </w:p>
        </w:tc>
        <w:tc>
          <w:tcPr>
            <w:tcW w:w="0" w:type="auto"/>
            <w:noWrap/>
          </w:tcPr>
          <w:p w14:paraId="7483AF7A">
            <w:pPr>
              <w:widowControl/>
              <w:spacing w:line="400" w:lineRule="atLeast"/>
              <w:textAlignment w:val="center"/>
              <w:rPr>
                <w:rFonts w:cs="Times New Roman"/>
                <w:sz w:val="21"/>
                <w:szCs w:val="21"/>
              </w:rPr>
            </w:pPr>
            <w:r>
              <w:rPr>
                <w:rFonts w:cs="Times New Roman"/>
                <w:kern w:val="0"/>
                <w:sz w:val="21"/>
                <w:szCs w:val="21"/>
                <w:lang w:bidi="ar"/>
              </w:rPr>
              <w:t>0.881</w:t>
            </w:r>
            <w:r>
              <w:rPr>
                <w:rFonts w:hint="eastAsia" w:cs="Times New Roman"/>
                <w:kern w:val="0"/>
                <w:sz w:val="21"/>
                <w:szCs w:val="21"/>
                <w:lang w:bidi="ar"/>
              </w:rPr>
              <w:t xml:space="preserve"> (</w:t>
            </w:r>
            <w:r>
              <w:rPr>
                <w:rFonts w:cs="Times New Roman"/>
                <w:kern w:val="0"/>
                <w:sz w:val="21"/>
                <w:szCs w:val="21"/>
                <w:lang w:bidi="ar"/>
              </w:rPr>
              <w:t>0.002</w:t>
            </w:r>
            <w:r>
              <w:rPr>
                <w:rFonts w:hint="eastAsia" w:cs="Times New Roman"/>
                <w:kern w:val="0"/>
                <w:sz w:val="21"/>
                <w:szCs w:val="21"/>
                <w:lang w:bidi="ar"/>
              </w:rPr>
              <w:t>)</w:t>
            </w:r>
          </w:p>
        </w:tc>
        <w:tc>
          <w:tcPr>
            <w:tcW w:w="0" w:type="auto"/>
            <w:noWrap/>
          </w:tcPr>
          <w:p w14:paraId="7AEFDC6B">
            <w:pPr>
              <w:widowControl/>
              <w:spacing w:line="400" w:lineRule="atLeast"/>
              <w:textAlignment w:val="center"/>
              <w:rPr>
                <w:rFonts w:cs="Times New Roman"/>
                <w:sz w:val="21"/>
                <w:szCs w:val="21"/>
              </w:rPr>
            </w:pPr>
            <w:r>
              <w:rPr>
                <w:rFonts w:cs="Times New Roman"/>
                <w:b/>
                <w:bCs/>
                <w:kern w:val="0"/>
                <w:sz w:val="21"/>
                <w:szCs w:val="21"/>
                <w:lang w:bidi="ar"/>
              </w:rPr>
              <w:t>0.208</w:t>
            </w:r>
          </w:p>
        </w:tc>
        <w:tc>
          <w:tcPr>
            <w:tcW w:w="0" w:type="auto"/>
            <w:noWrap/>
          </w:tcPr>
          <w:p w14:paraId="5EE7F3DF">
            <w:pPr>
              <w:spacing w:line="400" w:lineRule="atLeast"/>
              <w:rPr>
                <w:rFonts w:cs="Times New Roman"/>
                <w:sz w:val="21"/>
                <w:szCs w:val="21"/>
              </w:rPr>
            </w:pPr>
            <w:r>
              <w:rPr>
                <w:rFonts w:cs="Times New Roman"/>
                <w:kern w:val="0"/>
                <w:sz w:val="21"/>
                <w:szCs w:val="21"/>
                <w:lang w:bidi="ar"/>
              </w:rPr>
              <w:t>0.660</w:t>
            </w:r>
            <w:r>
              <w:rPr>
                <w:rFonts w:hint="eastAsia" w:cs="Times New Roman"/>
                <w:kern w:val="0"/>
                <w:sz w:val="21"/>
                <w:szCs w:val="21"/>
                <w:lang w:bidi="ar"/>
              </w:rPr>
              <w:t xml:space="preserve"> (</w:t>
            </w:r>
            <w:r>
              <w:rPr>
                <w:rFonts w:cs="Times New Roman"/>
                <w:kern w:val="0"/>
                <w:sz w:val="21"/>
                <w:szCs w:val="21"/>
                <w:lang w:bidi="ar"/>
              </w:rPr>
              <w:t>0.003</w:t>
            </w:r>
            <w:r>
              <w:rPr>
                <w:rFonts w:hint="eastAsia" w:cs="Times New Roman"/>
                <w:kern w:val="0"/>
                <w:sz w:val="21"/>
                <w:szCs w:val="21"/>
                <w:lang w:bidi="ar"/>
              </w:rPr>
              <w:t>)</w:t>
            </w:r>
          </w:p>
        </w:tc>
      </w:tr>
      <w:tr w14:paraId="2133F4C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restart"/>
            <w:noWrap/>
          </w:tcPr>
          <w:p w14:paraId="6DAC4169">
            <w:pPr>
              <w:widowControl/>
              <w:spacing w:line="400" w:lineRule="atLeast"/>
              <w:jc w:val="center"/>
              <w:textAlignment w:val="center"/>
              <w:rPr>
                <w:rFonts w:cs="Times New Roman"/>
                <w:kern w:val="0"/>
                <w:sz w:val="21"/>
                <w:szCs w:val="21"/>
                <w:lang w:bidi="ar"/>
              </w:rPr>
            </w:pPr>
            <w:r>
              <w:rPr>
                <w:rFonts w:cs="Times New Roman"/>
                <w:kern w:val="0"/>
                <w:sz w:val="21"/>
                <w:szCs w:val="21"/>
                <w:lang w:bidi="ar"/>
              </w:rPr>
              <w:t>KIBA</w:t>
            </w:r>
          </w:p>
          <w:p w14:paraId="0456439F">
            <w:pPr>
              <w:widowControl/>
              <w:spacing w:line="400" w:lineRule="atLeast"/>
              <w:jc w:val="center"/>
              <w:textAlignment w:val="center"/>
              <w:rPr>
                <w:rFonts w:cs="Times New Roman"/>
                <w:sz w:val="21"/>
                <w:szCs w:val="21"/>
              </w:rPr>
            </w:pPr>
            <w:r>
              <w:rPr>
                <w:rFonts w:cs="Times New Roman"/>
                <w:kern w:val="0"/>
                <w:sz w:val="21"/>
                <w:szCs w:val="21"/>
              </w:rPr>
              <w:drawing>
                <wp:anchor distT="0" distB="0" distL="114300" distR="114300" simplePos="0" relativeHeight="251660288" behindDoc="0" locked="0" layoutInCell="1" allowOverlap="1">
                  <wp:simplePos x="0" y="0"/>
                  <wp:positionH relativeFrom="column">
                    <wp:posOffset>482600</wp:posOffset>
                  </wp:positionH>
                  <wp:positionV relativeFrom="paragraph">
                    <wp:posOffset>136525</wp:posOffset>
                  </wp:positionV>
                  <wp:extent cx="309880" cy="273685"/>
                  <wp:effectExtent l="0" t="0" r="0" b="0"/>
                  <wp:wrapNone/>
                  <wp:docPr id="7" name="文本框_2"/>
                  <wp:cNvGraphicFramePr/>
                  <a:graphic xmlns:a="http://schemas.openxmlformats.org/drawingml/2006/main">
                    <a:graphicData uri="http://schemas.openxmlformats.org/drawingml/2006/picture">
                      <pic:pic xmlns:pic="http://schemas.openxmlformats.org/drawingml/2006/picture">
                        <pic:nvPicPr>
                          <pic:cNvPr id="7" name="文本框_2"/>
                          <pic:cNvPicPr/>
                        </pic:nvPicPr>
                        <pic:blipFill>
                          <a:blip r:embed="rId12"/>
                          <a:stretch>
                            <a:fillRect/>
                          </a:stretch>
                        </pic:blipFill>
                        <pic:spPr>
                          <a:xfrm>
                            <a:off x="0" y="0"/>
                            <a:ext cx="309880" cy="273685"/>
                          </a:xfrm>
                          <a:prstGeom prst="rect">
                            <a:avLst/>
                          </a:prstGeom>
                          <a:noFill/>
                          <a:ln>
                            <a:noFill/>
                          </a:ln>
                        </pic:spPr>
                      </pic:pic>
                    </a:graphicData>
                  </a:graphic>
                </wp:anchor>
              </w:drawing>
            </w:r>
          </w:p>
        </w:tc>
        <w:tc>
          <w:tcPr>
            <w:tcW w:w="1896" w:type="dxa"/>
            <w:noWrap/>
          </w:tcPr>
          <w:p w14:paraId="7C6CE294">
            <w:pPr>
              <w:widowControl/>
              <w:spacing w:line="400" w:lineRule="atLeast"/>
              <w:textAlignment w:val="center"/>
              <w:rPr>
                <w:rFonts w:cs="Times New Roman"/>
                <w:sz w:val="21"/>
                <w:szCs w:val="21"/>
              </w:rPr>
            </w:pPr>
            <w:r>
              <w:rPr>
                <w:rFonts w:cs="Times New Roman"/>
                <w:kern w:val="0"/>
                <w:sz w:val="21"/>
                <w:szCs w:val="21"/>
                <w:lang w:bidi="ar"/>
              </w:rPr>
              <w:t>DeepDTA</w:t>
            </w:r>
            <w:r>
              <w:rPr>
                <w:rFonts w:cs="Times New Roman"/>
                <w:sz w:val="21"/>
                <w:szCs w:val="21"/>
              </w:rPr>
              <w:t xml:space="preserve"> </w:t>
            </w:r>
          </w:p>
        </w:tc>
        <w:tc>
          <w:tcPr>
            <w:tcW w:w="0" w:type="auto"/>
            <w:noWrap/>
          </w:tcPr>
          <w:p w14:paraId="783D5454">
            <w:pPr>
              <w:widowControl/>
              <w:spacing w:line="400" w:lineRule="atLeast"/>
              <w:textAlignment w:val="center"/>
              <w:rPr>
                <w:rFonts w:cs="Times New Roman"/>
                <w:sz w:val="21"/>
                <w:szCs w:val="21"/>
              </w:rPr>
            </w:pPr>
            <w:r>
              <w:rPr>
                <w:rFonts w:cs="Times New Roman"/>
                <w:kern w:val="0"/>
                <w:sz w:val="21"/>
                <w:szCs w:val="21"/>
                <w:lang w:bidi="ar"/>
              </w:rPr>
              <w:t>0.863</w:t>
            </w:r>
            <w:r>
              <w:rPr>
                <w:rFonts w:hint="eastAsia" w:cs="Times New Roman"/>
                <w:kern w:val="0"/>
                <w:sz w:val="21"/>
                <w:szCs w:val="21"/>
                <w:lang w:bidi="ar"/>
              </w:rPr>
              <w:t xml:space="preserve"> (</w:t>
            </w:r>
            <w:r>
              <w:rPr>
                <w:rFonts w:cs="Times New Roman"/>
                <w:kern w:val="0"/>
                <w:sz w:val="21"/>
                <w:szCs w:val="21"/>
                <w:lang w:bidi="ar"/>
              </w:rPr>
              <w:t>0.002</w:t>
            </w:r>
            <w:r>
              <w:rPr>
                <w:rFonts w:hint="eastAsia" w:cs="Times New Roman"/>
                <w:kern w:val="0"/>
                <w:sz w:val="21"/>
                <w:szCs w:val="21"/>
                <w:lang w:bidi="ar"/>
              </w:rPr>
              <w:t>)</w:t>
            </w:r>
          </w:p>
        </w:tc>
        <w:tc>
          <w:tcPr>
            <w:tcW w:w="0" w:type="auto"/>
            <w:noWrap/>
          </w:tcPr>
          <w:p w14:paraId="63D9116D">
            <w:pPr>
              <w:widowControl/>
              <w:spacing w:line="400" w:lineRule="atLeast"/>
              <w:textAlignment w:val="center"/>
              <w:rPr>
                <w:rFonts w:cs="Times New Roman"/>
                <w:sz w:val="21"/>
                <w:szCs w:val="21"/>
              </w:rPr>
            </w:pPr>
            <w:r>
              <w:rPr>
                <w:rFonts w:cs="Times New Roman"/>
                <w:kern w:val="0"/>
                <w:sz w:val="21"/>
                <w:szCs w:val="21"/>
                <w:lang w:bidi="ar"/>
              </w:rPr>
              <w:t>0.194</w:t>
            </w:r>
          </w:p>
        </w:tc>
        <w:tc>
          <w:tcPr>
            <w:tcW w:w="0" w:type="auto"/>
            <w:noWrap/>
          </w:tcPr>
          <w:p w14:paraId="197E66A1">
            <w:pPr>
              <w:widowControl/>
              <w:spacing w:line="400" w:lineRule="atLeast"/>
              <w:textAlignment w:val="center"/>
              <w:rPr>
                <w:rFonts w:cs="Times New Roman"/>
                <w:sz w:val="21"/>
                <w:szCs w:val="21"/>
              </w:rPr>
            </w:pPr>
            <w:r>
              <w:rPr>
                <w:rFonts w:cs="Times New Roman"/>
                <w:kern w:val="0"/>
                <w:sz w:val="21"/>
                <w:szCs w:val="21"/>
                <w:lang w:bidi="ar"/>
              </w:rPr>
              <w:t>0.673</w:t>
            </w:r>
            <w:r>
              <w:rPr>
                <w:rFonts w:hint="eastAsia" w:cs="Times New Roman"/>
                <w:kern w:val="0"/>
                <w:sz w:val="21"/>
                <w:szCs w:val="21"/>
                <w:lang w:bidi="ar"/>
              </w:rPr>
              <w:t xml:space="preserve"> (</w:t>
            </w:r>
            <w:r>
              <w:rPr>
                <w:rFonts w:cs="Times New Roman"/>
                <w:kern w:val="0"/>
                <w:sz w:val="21"/>
                <w:szCs w:val="21"/>
                <w:lang w:bidi="ar"/>
              </w:rPr>
              <w:t>0.009</w:t>
            </w:r>
            <w:r>
              <w:rPr>
                <w:rFonts w:hint="eastAsia" w:cs="Times New Roman"/>
                <w:kern w:val="0"/>
                <w:sz w:val="21"/>
                <w:szCs w:val="21"/>
                <w:lang w:bidi="ar"/>
              </w:rPr>
              <w:t>)</w:t>
            </w:r>
          </w:p>
        </w:tc>
      </w:tr>
      <w:tr w14:paraId="7828303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614211F1">
            <w:pPr>
              <w:spacing w:line="500" w:lineRule="exact"/>
              <w:rPr>
                <w:rFonts w:cs="Times New Roman"/>
                <w:sz w:val="21"/>
                <w:szCs w:val="21"/>
              </w:rPr>
            </w:pPr>
          </w:p>
        </w:tc>
        <w:tc>
          <w:tcPr>
            <w:tcW w:w="1896" w:type="dxa"/>
            <w:noWrap/>
          </w:tcPr>
          <w:p w14:paraId="3EB7255D">
            <w:pPr>
              <w:widowControl/>
              <w:spacing w:line="400" w:lineRule="atLeast"/>
              <w:textAlignment w:val="center"/>
              <w:rPr>
                <w:rFonts w:cs="Times New Roman"/>
                <w:sz w:val="21"/>
                <w:szCs w:val="21"/>
              </w:rPr>
            </w:pPr>
            <w:r>
              <w:rPr>
                <w:rFonts w:cs="Times New Roman"/>
                <w:kern w:val="0"/>
                <w:sz w:val="21"/>
                <w:szCs w:val="21"/>
                <w:lang w:bidi="ar"/>
              </w:rPr>
              <w:t>CPInformer</w:t>
            </w:r>
            <w:r>
              <w:rPr>
                <w:rFonts w:cs="Times New Roman"/>
                <w:sz w:val="21"/>
                <w:szCs w:val="21"/>
              </w:rPr>
              <w:t xml:space="preserve"> </w:t>
            </w:r>
          </w:p>
        </w:tc>
        <w:tc>
          <w:tcPr>
            <w:tcW w:w="0" w:type="auto"/>
            <w:noWrap/>
          </w:tcPr>
          <w:p w14:paraId="13214052">
            <w:pPr>
              <w:widowControl/>
              <w:spacing w:line="400" w:lineRule="atLeast"/>
              <w:textAlignment w:val="center"/>
              <w:rPr>
                <w:rFonts w:cs="Times New Roman"/>
                <w:sz w:val="21"/>
                <w:szCs w:val="21"/>
              </w:rPr>
            </w:pPr>
            <w:r>
              <w:rPr>
                <w:rFonts w:cs="Times New Roman"/>
                <w:kern w:val="0"/>
                <w:sz w:val="21"/>
                <w:szCs w:val="21"/>
                <w:lang w:bidi="ar"/>
              </w:rPr>
              <w:t>0.867</w:t>
            </w:r>
            <w:r>
              <w:rPr>
                <w:rFonts w:hint="eastAsia" w:cs="Times New Roman"/>
                <w:kern w:val="0"/>
                <w:sz w:val="21"/>
                <w:szCs w:val="21"/>
                <w:lang w:bidi="ar"/>
              </w:rPr>
              <w:t xml:space="preserve"> (</w:t>
            </w:r>
            <w:r>
              <w:rPr>
                <w:rFonts w:cs="Times New Roman"/>
                <w:kern w:val="0"/>
                <w:sz w:val="21"/>
                <w:szCs w:val="21"/>
                <w:lang w:bidi="ar"/>
              </w:rPr>
              <w:t>0.003</w:t>
            </w:r>
            <w:r>
              <w:rPr>
                <w:rFonts w:hint="eastAsia" w:cs="Times New Roman"/>
                <w:kern w:val="0"/>
                <w:sz w:val="21"/>
                <w:szCs w:val="21"/>
                <w:lang w:bidi="ar"/>
              </w:rPr>
              <w:t>)</w:t>
            </w:r>
          </w:p>
        </w:tc>
        <w:tc>
          <w:tcPr>
            <w:tcW w:w="0" w:type="auto"/>
            <w:noWrap/>
          </w:tcPr>
          <w:p w14:paraId="7DAD53F7">
            <w:pPr>
              <w:widowControl/>
              <w:spacing w:line="400" w:lineRule="atLeast"/>
              <w:textAlignment w:val="center"/>
              <w:rPr>
                <w:rFonts w:cs="Times New Roman"/>
                <w:sz w:val="21"/>
                <w:szCs w:val="21"/>
              </w:rPr>
            </w:pPr>
            <w:r>
              <w:rPr>
                <w:rFonts w:cs="Times New Roman"/>
                <w:kern w:val="0"/>
                <w:sz w:val="21"/>
                <w:szCs w:val="21"/>
                <w:lang w:bidi="ar"/>
              </w:rPr>
              <w:t>0.183</w:t>
            </w:r>
          </w:p>
        </w:tc>
        <w:tc>
          <w:tcPr>
            <w:tcW w:w="0" w:type="auto"/>
            <w:noWrap/>
          </w:tcPr>
          <w:p w14:paraId="7D7B2430">
            <w:pPr>
              <w:widowControl/>
              <w:spacing w:line="400" w:lineRule="atLeast"/>
              <w:textAlignment w:val="center"/>
              <w:rPr>
                <w:rFonts w:cs="Times New Roman"/>
                <w:sz w:val="21"/>
                <w:szCs w:val="21"/>
              </w:rPr>
            </w:pPr>
            <w:r>
              <w:rPr>
                <w:rFonts w:cs="Times New Roman"/>
                <w:kern w:val="0"/>
                <w:sz w:val="21"/>
                <w:szCs w:val="21"/>
                <w:lang w:bidi="ar"/>
              </w:rPr>
              <w:t>0.677</w:t>
            </w:r>
            <w:r>
              <w:rPr>
                <w:rFonts w:hint="eastAsia" w:cs="Times New Roman"/>
                <w:kern w:val="0"/>
                <w:sz w:val="21"/>
                <w:szCs w:val="21"/>
                <w:lang w:bidi="ar"/>
              </w:rPr>
              <w:t xml:space="preserve"> (</w:t>
            </w:r>
            <w:r>
              <w:rPr>
                <w:rFonts w:cs="Times New Roman"/>
                <w:kern w:val="0"/>
                <w:sz w:val="21"/>
                <w:szCs w:val="21"/>
                <w:lang w:bidi="ar"/>
              </w:rPr>
              <w:t>0.002</w:t>
            </w:r>
            <w:r>
              <w:rPr>
                <w:rFonts w:hint="eastAsia" w:cs="Times New Roman"/>
                <w:kern w:val="0"/>
                <w:sz w:val="21"/>
                <w:szCs w:val="21"/>
                <w:lang w:bidi="ar"/>
              </w:rPr>
              <w:t>)</w:t>
            </w:r>
          </w:p>
        </w:tc>
      </w:tr>
      <w:tr w14:paraId="4C66633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38CE5B50">
            <w:pPr>
              <w:widowControl/>
              <w:spacing w:line="500" w:lineRule="exact"/>
              <w:jc w:val="left"/>
              <w:textAlignment w:val="center"/>
              <w:rPr>
                <w:rFonts w:cs="Times New Roman"/>
                <w:sz w:val="21"/>
                <w:szCs w:val="21"/>
              </w:rPr>
            </w:pPr>
          </w:p>
        </w:tc>
        <w:tc>
          <w:tcPr>
            <w:tcW w:w="1896" w:type="dxa"/>
            <w:noWrap/>
          </w:tcPr>
          <w:p w14:paraId="5F91E1DB">
            <w:pPr>
              <w:widowControl/>
              <w:spacing w:line="400" w:lineRule="atLeast"/>
              <w:textAlignment w:val="center"/>
              <w:rPr>
                <w:rFonts w:cs="Times New Roman"/>
                <w:sz w:val="21"/>
                <w:szCs w:val="21"/>
              </w:rPr>
            </w:pPr>
            <w:r>
              <w:rPr>
                <w:rFonts w:cs="Times New Roman"/>
                <w:kern w:val="0"/>
                <w:sz w:val="21"/>
                <w:szCs w:val="21"/>
                <w:lang w:bidi="ar"/>
              </w:rPr>
              <w:t>GraphDTA</w:t>
            </w:r>
            <w:r>
              <w:rPr>
                <w:rFonts w:cs="Times New Roman"/>
                <w:sz w:val="21"/>
                <w:szCs w:val="21"/>
              </w:rPr>
              <w:t xml:space="preserve"> </w:t>
            </w:r>
          </w:p>
        </w:tc>
        <w:tc>
          <w:tcPr>
            <w:tcW w:w="0" w:type="auto"/>
            <w:noWrap/>
          </w:tcPr>
          <w:p w14:paraId="7A926792">
            <w:pPr>
              <w:widowControl/>
              <w:spacing w:line="400" w:lineRule="atLeast"/>
              <w:textAlignment w:val="center"/>
              <w:rPr>
                <w:rFonts w:cs="Times New Roman"/>
                <w:sz w:val="21"/>
                <w:szCs w:val="21"/>
              </w:rPr>
            </w:pPr>
            <w:r>
              <w:rPr>
                <w:rFonts w:cs="Times New Roman"/>
                <w:kern w:val="0"/>
                <w:sz w:val="21"/>
                <w:szCs w:val="21"/>
                <w:lang w:bidi="ar"/>
              </w:rPr>
              <w:t>0.883</w:t>
            </w:r>
            <w:r>
              <w:rPr>
                <w:rFonts w:hint="eastAsia" w:cs="Times New Roman"/>
                <w:kern w:val="0"/>
                <w:sz w:val="21"/>
                <w:szCs w:val="21"/>
                <w:lang w:bidi="ar"/>
              </w:rPr>
              <w:t xml:space="preserve"> (</w:t>
            </w:r>
            <w:r>
              <w:rPr>
                <w:rFonts w:cs="Times New Roman"/>
                <w:kern w:val="0"/>
                <w:sz w:val="21"/>
                <w:szCs w:val="21"/>
                <w:lang w:bidi="ar"/>
              </w:rPr>
              <w:t>0.004</w:t>
            </w:r>
            <w:r>
              <w:rPr>
                <w:rFonts w:hint="eastAsia" w:cs="Times New Roman"/>
                <w:kern w:val="0"/>
                <w:sz w:val="21"/>
                <w:szCs w:val="21"/>
                <w:lang w:bidi="ar"/>
              </w:rPr>
              <w:t>)</w:t>
            </w:r>
          </w:p>
        </w:tc>
        <w:tc>
          <w:tcPr>
            <w:tcW w:w="0" w:type="auto"/>
            <w:noWrap/>
          </w:tcPr>
          <w:p w14:paraId="5D9C4426">
            <w:pPr>
              <w:widowControl/>
              <w:spacing w:line="400" w:lineRule="atLeast"/>
              <w:textAlignment w:val="center"/>
              <w:rPr>
                <w:rFonts w:cs="Times New Roman"/>
                <w:sz w:val="21"/>
                <w:szCs w:val="21"/>
              </w:rPr>
            </w:pPr>
            <w:r>
              <w:rPr>
                <w:rFonts w:cs="Times New Roman"/>
                <w:kern w:val="0"/>
                <w:sz w:val="21"/>
                <w:szCs w:val="21"/>
                <w:lang w:bidi="ar"/>
              </w:rPr>
              <w:t>0.151</w:t>
            </w:r>
          </w:p>
        </w:tc>
        <w:tc>
          <w:tcPr>
            <w:tcW w:w="0" w:type="auto"/>
            <w:noWrap/>
          </w:tcPr>
          <w:p w14:paraId="4EEF463D">
            <w:pPr>
              <w:widowControl/>
              <w:spacing w:line="400" w:lineRule="atLeast"/>
              <w:textAlignment w:val="center"/>
              <w:rPr>
                <w:rFonts w:cs="Times New Roman"/>
                <w:sz w:val="21"/>
                <w:szCs w:val="21"/>
              </w:rPr>
            </w:pPr>
            <w:r>
              <w:rPr>
                <w:rFonts w:cs="Times New Roman"/>
                <w:kern w:val="0"/>
                <w:sz w:val="21"/>
                <w:szCs w:val="21"/>
                <w:lang w:bidi="ar"/>
              </w:rPr>
              <w:t>0.687</w:t>
            </w:r>
            <w:r>
              <w:rPr>
                <w:rFonts w:hint="eastAsia" w:cs="Times New Roman"/>
                <w:kern w:val="0"/>
                <w:sz w:val="21"/>
                <w:szCs w:val="21"/>
                <w:lang w:bidi="ar"/>
              </w:rPr>
              <w:t xml:space="preserve"> (</w:t>
            </w:r>
            <w:r>
              <w:rPr>
                <w:rFonts w:cs="Times New Roman"/>
                <w:kern w:val="0"/>
                <w:sz w:val="21"/>
                <w:szCs w:val="21"/>
                <w:lang w:bidi="ar"/>
              </w:rPr>
              <w:t>0.010</w:t>
            </w:r>
            <w:r>
              <w:rPr>
                <w:rFonts w:hint="eastAsia" w:cs="Times New Roman"/>
                <w:kern w:val="0"/>
                <w:sz w:val="21"/>
                <w:szCs w:val="21"/>
                <w:lang w:bidi="ar"/>
              </w:rPr>
              <w:t>)</w:t>
            </w:r>
          </w:p>
        </w:tc>
      </w:tr>
      <w:tr w14:paraId="3517C22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0EF9BCCE">
            <w:pPr>
              <w:spacing w:line="500" w:lineRule="exact"/>
              <w:rPr>
                <w:rFonts w:cs="Times New Roman"/>
                <w:sz w:val="21"/>
                <w:szCs w:val="21"/>
              </w:rPr>
            </w:pPr>
          </w:p>
        </w:tc>
        <w:tc>
          <w:tcPr>
            <w:tcW w:w="1896" w:type="dxa"/>
            <w:noWrap/>
          </w:tcPr>
          <w:p w14:paraId="1DCCF3AB">
            <w:pPr>
              <w:widowControl/>
              <w:spacing w:line="400" w:lineRule="atLeast"/>
              <w:textAlignment w:val="center"/>
              <w:rPr>
                <w:rFonts w:cs="Times New Roman"/>
                <w:sz w:val="21"/>
                <w:szCs w:val="21"/>
              </w:rPr>
            </w:pPr>
            <w:r>
              <w:rPr>
                <w:rFonts w:cs="Times New Roman"/>
                <w:kern w:val="0"/>
                <w:sz w:val="21"/>
                <w:szCs w:val="21"/>
                <w:lang w:bidi="ar"/>
              </w:rPr>
              <w:t>AttentionDTA</w:t>
            </w:r>
            <w:r>
              <w:rPr>
                <w:rFonts w:cs="Times New Roman"/>
                <w:sz w:val="21"/>
                <w:szCs w:val="21"/>
              </w:rPr>
              <w:t xml:space="preserve"> </w:t>
            </w:r>
          </w:p>
        </w:tc>
        <w:tc>
          <w:tcPr>
            <w:tcW w:w="0" w:type="auto"/>
            <w:noWrap/>
          </w:tcPr>
          <w:p w14:paraId="5AACAFE0">
            <w:pPr>
              <w:widowControl/>
              <w:spacing w:line="400" w:lineRule="atLeast"/>
              <w:textAlignment w:val="center"/>
              <w:rPr>
                <w:rFonts w:cs="Times New Roman"/>
                <w:sz w:val="21"/>
                <w:szCs w:val="21"/>
              </w:rPr>
            </w:pPr>
            <w:r>
              <w:rPr>
                <w:rFonts w:cs="Times New Roman"/>
                <w:kern w:val="0"/>
                <w:sz w:val="21"/>
                <w:szCs w:val="21"/>
                <w:lang w:bidi="ar"/>
              </w:rPr>
              <w:t>0.882</w:t>
            </w:r>
            <w:r>
              <w:rPr>
                <w:rFonts w:hint="eastAsia" w:cs="Times New Roman"/>
                <w:kern w:val="0"/>
                <w:sz w:val="21"/>
                <w:szCs w:val="21"/>
                <w:lang w:bidi="ar"/>
              </w:rPr>
              <w:t xml:space="preserve"> (</w:t>
            </w:r>
            <w:r>
              <w:rPr>
                <w:rFonts w:cs="Times New Roman"/>
                <w:kern w:val="0"/>
                <w:sz w:val="21"/>
                <w:szCs w:val="21"/>
                <w:lang w:bidi="ar"/>
              </w:rPr>
              <w:t>0.004</w:t>
            </w:r>
            <w:r>
              <w:rPr>
                <w:rFonts w:hint="eastAsia" w:cs="Times New Roman"/>
                <w:kern w:val="0"/>
                <w:sz w:val="21"/>
                <w:szCs w:val="21"/>
                <w:lang w:bidi="ar"/>
              </w:rPr>
              <w:t>)</w:t>
            </w:r>
          </w:p>
        </w:tc>
        <w:tc>
          <w:tcPr>
            <w:tcW w:w="0" w:type="auto"/>
            <w:noWrap/>
          </w:tcPr>
          <w:p w14:paraId="2DE40C87">
            <w:pPr>
              <w:widowControl/>
              <w:spacing w:line="400" w:lineRule="atLeast"/>
              <w:textAlignment w:val="center"/>
              <w:rPr>
                <w:rFonts w:cs="Times New Roman"/>
                <w:sz w:val="21"/>
                <w:szCs w:val="21"/>
              </w:rPr>
            </w:pPr>
            <w:r>
              <w:rPr>
                <w:rFonts w:cs="Times New Roman"/>
                <w:kern w:val="0"/>
                <w:sz w:val="21"/>
                <w:szCs w:val="21"/>
                <w:lang w:bidi="ar"/>
              </w:rPr>
              <w:t>0.155</w:t>
            </w:r>
          </w:p>
        </w:tc>
        <w:tc>
          <w:tcPr>
            <w:tcW w:w="0" w:type="auto"/>
            <w:noWrap/>
          </w:tcPr>
          <w:p w14:paraId="20C15CF4">
            <w:pPr>
              <w:widowControl/>
              <w:spacing w:line="400" w:lineRule="atLeast"/>
              <w:textAlignment w:val="center"/>
              <w:rPr>
                <w:rFonts w:cs="Times New Roman"/>
                <w:sz w:val="21"/>
                <w:szCs w:val="21"/>
              </w:rPr>
            </w:pPr>
            <w:r>
              <w:rPr>
                <w:rFonts w:cs="Times New Roman"/>
                <w:kern w:val="0"/>
                <w:sz w:val="21"/>
                <w:szCs w:val="21"/>
                <w:lang w:bidi="ar"/>
              </w:rPr>
              <w:t>0.755</w:t>
            </w:r>
            <w:r>
              <w:rPr>
                <w:rFonts w:hint="eastAsia" w:cs="Times New Roman"/>
                <w:kern w:val="0"/>
                <w:sz w:val="21"/>
                <w:szCs w:val="21"/>
                <w:lang w:bidi="ar"/>
              </w:rPr>
              <w:t xml:space="preserve"> (</w:t>
            </w:r>
            <w:r>
              <w:rPr>
                <w:rFonts w:cs="Times New Roman"/>
                <w:kern w:val="0"/>
                <w:sz w:val="21"/>
                <w:szCs w:val="21"/>
                <w:lang w:bidi="ar"/>
              </w:rPr>
              <w:t>0.017</w:t>
            </w:r>
            <w:r>
              <w:rPr>
                <w:rFonts w:hint="eastAsia" w:cs="Times New Roman"/>
                <w:kern w:val="0"/>
                <w:sz w:val="21"/>
                <w:szCs w:val="21"/>
                <w:lang w:bidi="ar"/>
              </w:rPr>
              <w:t>)</w:t>
            </w:r>
          </w:p>
        </w:tc>
      </w:tr>
      <w:tr w14:paraId="66F320C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6B810167">
            <w:pPr>
              <w:spacing w:line="500" w:lineRule="exact"/>
              <w:rPr>
                <w:rFonts w:cs="Times New Roman"/>
                <w:sz w:val="21"/>
                <w:szCs w:val="21"/>
              </w:rPr>
            </w:pPr>
          </w:p>
        </w:tc>
        <w:tc>
          <w:tcPr>
            <w:tcW w:w="1896" w:type="dxa"/>
            <w:noWrap/>
          </w:tcPr>
          <w:p w14:paraId="4F1FAA14">
            <w:pPr>
              <w:widowControl/>
              <w:spacing w:line="400" w:lineRule="atLeast"/>
              <w:textAlignment w:val="center"/>
              <w:rPr>
                <w:rFonts w:cs="Times New Roman"/>
                <w:sz w:val="21"/>
                <w:szCs w:val="21"/>
              </w:rPr>
            </w:pPr>
            <w:r>
              <w:rPr>
                <w:rFonts w:cs="Times New Roman"/>
                <w:kern w:val="0"/>
                <w:sz w:val="21"/>
                <w:szCs w:val="21"/>
                <w:lang w:bidi="ar"/>
              </w:rPr>
              <w:t>MFR-DTA</w:t>
            </w:r>
            <w:r>
              <w:rPr>
                <w:rFonts w:cs="Times New Roman"/>
                <w:sz w:val="21"/>
                <w:szCs w:val="21"/>
              </w:rPr>
              <w:t xml:space="preserve"> </w:t>
            </w:r>
          </w:p>
        </w:tc>
        <w:tc>
          <w:tcPr>
            <w:tcW w:w="0" w:type="auto"/>
            <w:noWrap/>
          </w:tcPr>
          <w:p w14:paraId="0CCC9D35">
            <w:pPr>
              <w:widowControl/>
              <w:spacing w:line="400" w:lineRule="atLeast"/>
              <w:textAlignment w:val="center"/>
              <w:rPr>
                <w:rFonts w:cs="Times New Roman"/>
                <w:sz w:val="21"/>
                <w:szCs w:val="21"/>
                <w:u w:val="single"/>
              </w:rPr>
            </w:pPr>
            <w:r>
              <w:rPr>
                <w:rFonts w:cs="Times New Roman"/>
                <w:kern w:val="0"/>
                <w:sz w:val="21"/>
                <w:szCs w:val="21"/>
                <w:u w:val="single"/>
                <w:lang w:bidi="ar"/>
              </w:rPr>
              <w:t>0.898</w:t>
            </w:r>
            <w:r>
              <w:rPr>
                <w:rFonts w:hint="eastAsia" w:cs="Times New Roman"/>
                <w:kern w:val="0"/>
                <w:sz w:val="21"/>
                <w:szCs w:val="21"/>
                <w:u w:val="single"/>
                <w:lang w:bidi="ar"/>
              </w:rPr>
              <w:t xml:space="preserve"> (</w:t>
            </w:r>
            <w:r>
              <w:rPr>
                <w:rFonts w:cs="Times New Roman"/>
                <w:kern w:val="0"/>
                <w:sz w:val="21"/>
                <w:szCs w:val="21"/>
                <w:u w:val="single"/>
                <w:lang w:bidi="ar"/>
              </w:rPr>
              <w:t>0.002</w:t>
            </w:r>
            <w:r>
              <w:rPr>
                <w:rFonts w:hint="eastAsia" w:cs="Times New Roman"/>
                <w:kern w:val="0"/>
                <w:sz w:val="21"/>
                <w:szCs w:val="21"/>
                <w:u w:val="single"/>
                <w:lang w:bidi="ar"/>
              </w:rPr>
              <w:t>)</w:t>
            </w:r>
          </w:p>
        </w:tc>
        <w:tc>
          <w:tcPr>
            <w:tcW w:w="0" w:type="auto"/>
            <w:noWrap/>
          </w:tcPr>
          <w:p w14:paraId="20B7A8DD">
            <w:pPr>
              <w:widowControl/>
              <w:spacing w:line="400" w:lineRule="atLeast"/>
              <w:textAlignment w:val="center"/>
              <w:rPr>
                <w:rFonts w:cs="Times New Roman"/>
                <w:sz w:val="21"/>
                <w:szCs w:val="21"/>
                <w:u w:val="single"/>
              </w:rPr>
            </w:pPr>
            <w:r>
              <w:rPr>
                <w:rFonts w:cs="Times New Roman"/>
                <w:kern w:val="0"/>
                <w:sz w:val="21"/>
                <w:szCs w:val="21"/>
                <w:u w:val="single"/>
                <w:lang w:bidi="ar"/>
              </w:rPr>
              <w:t>0.136</w:t>
            </w:r>
          </w:p>
        </w:tc>
        <w:tc>
          <w:tcPr>
            <w:tcW w:w="0" w:type="auto"/>
            <w:noWrap/>
          </w:tcPr>
          <w:p w14:paraId="40D5D903">
            <w:pPr>
              <w:widowControl/>
              <w:spacing w:line="400" w:lineRule="atLeast"/>
              <w:textAlignment w:val="center"/>
              <w:rPr>
                <w:rFonts w:cs="Times New Roman"/>
                <w:sz w:val="21"/>
                <w:szCs w:val="21"/>
                <w:u w:val="single"/>
              </w:rPr>
            </w:pPr>
            <w:r>
              <w:rPr>
                <w:rFonts w:cs="Times New Roman"/>
                <w:kern w:val="0"/>
                <w:sz w:val="21"/>
                <w:szCs w:val="21"/>
                <w:u w:val="single"/>
                <w:lang w:bidi="ar"/>
              </w:rPr>
              <w:t>0.789</w:t>
            </w:r>
            <w:r>
              <w:rPr>
                <w:rFonts w:hint="eastAsia" w:cs="Times New Roman"/>
                <w:kern w:val="0"/>
                <w:sz w:val="21"/>
                <w:szCs w:val="21"/>
                <w:u w:val="single"/>
                <w:lang w:bidi="ar"/>
              </w:rPr>
              <w:t xml:space="preserve"> (</w:t>
            </w:r>
            <w:r>
              <w:rPr>
                <w:rFonts w:cs="Times New Roman"/>
                <w:kern w:val="0"/>
                <w:sz w:val="21"/>
                <w:szCs w:val="21"/>
                <w:u w:val="single"/>
                <w:lang w:bidi="ar"/>
              </w:rPr>
              <w:t>0.002</w:t>
            </w:r>
            <w:r>
              <w:rPr>
                <w:rFonts w:hint="eastAsia" w:cs="Times New Roman"/>
                <w:kern w:val="0"/>
                <w:sz w:val="21"/>
                <w:szCs w:val="21"/>
                <w:u w:val="single"/>
                <w:lang w:bidi="ar"/>
              </w:rPr>
              <w:t>)</w:t>
            </w:r>
          </w:p>
        </w:tc>
      </w:tr>
      <w:tr w14:paraId="5791762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tcBorders>
              <w:bottom w:val="single" w:color="auto" w:sz="8" w:space="0"/>
            </w:tcBorders>
            <w:noWrap/>
          </w:tcPr>
          <w:p w14:paraId="183E5B13">
            <w:pPr>
              <w:spacing w:line="500" w:lineRule="exact"/>
              <w:rPr>
                <w:rFonts w:cs="Times New Roman"/>
                <w:sz w:val="21"/>
                <w:szCs w:val="21"/>
              </w:rPr>
            </w:pPr>
          </w:p>
        </w:tc>
        <w:tc>
          <w:tcPr>
            <w:tcW w:w="1896" w:type="dxa"/>
            <w:tcBorders>
              <w:bottom w:val="single" w:color="auto" w:sz="8" w:space="0"/>
            </w:tcBorders>
            <w:noWrap/>
          </w:tcPr>
          <w:p w14:paraId="2B38B262">
            <w:pPr>
              <w:widowControl/>
              <w:spacing w:line="400" w:lineRule="atLeast"/>
              <w:textAlignment w:val="center"/>
              <w:rPr>
                <w:rFonts w:hint="eastAsia" w:eastAsia="宋体" w:cs="Times New Roman"/>
                <w:b/>
                <w:bCs/>
                <w:sz w:val="21"/>
                <w:szCs w:val="21"/>
                <w:lang w:eastAsia="zh-CN"/>
              </w:rPr>
            </w:pPr>
            <w:r>
              <w:rPr>
                <w:rFonts w:hint="eastAsia" w:cs="Times New Roman"/>
                <w:b/>
                <w:bCs/>
                <w:kern w:val="0"/>
                <w:sz w:val="21"/>
                <w:szCs w:val="21"/>
                <w:lang w:eastAsia="zh-CN" w:bidi="ar"/>
              </w:rPr>
              <w:t>SAB</w:t>
            </w:r>
          </w:p>
        </w:tc>
        <w:tc>
          <w:tcPr>
            <w:tcW w:w="0" w:type="auto"/>
            <w:tcBorders>
              <w:bottom w:val="single" w:color="auto" w:sz="8" w:space="0"/>
            </w:tcBorders>
            <w:noWrap/>
          </w:tcPr>
          <w:p w14:paraId="39202235">
            <w:pPr>
              <w:widowControl/>
              <w:spacing w:line="400" w:lineRule="atLeast"/>
              <w:textAlignment w:val="center"/>
              <w:rPr>
                <w:rFonts w:cs="Times New Roman"/>
                <w:sz w:val="21"/>
                <w:szCs w:val="21"/>
              </w:rPr>
            </w:pPr>
            <w:r>
              <w:rPr>
                <w:rFonts w:cs="Times New Roman"/>
                <w:kern w:val="0"/>
                <w:sz w:val="21"/>
                <w:szCs w:val="21"/>
                <w:lang w:bidi="ar"/>
              </w:rPr>
              <w:t>0.876</w:t>
            </w:r>
            <w:r>
              <w:rPr>
                <w:rFonts w:hint="eastAsia" w:cs="Times New Roman"/>
                <w:kern w:val="0"/>
                <w:sz w:val="21"/>
                <w:szCs w:val="21"/>
                <w:lang w:bidi="ar"/>
              </w:rPr>
              <w:t xml:space="preserve"> (</w:t>
            </w:r>
            <w:r>
              <w:rPr>
                <w:rFonts w:cs="Times New Roman"/>
                <w:kern w:val="0"/>
                <w:sz w:val="21"/>
                <w:szCs w:val="21"/>
                <w:lang w:bidi="ar"/>
              </w:rPr>
              <w:t>0.003</w:t>
            </w:r>
            <w:r>
              <w:rPr>
                <w:rFonts w:hint="eastAsia" w:cs="Times New Roman"/>
                <w:kern w:val="0"/>
                <w:sz w:val="21"/>
                <w:szCs w:val="21"/>
                <w:lang w:bidi="ar"/>
              </w:rPr>
              <w:t>)</w:t>
            </w:r>
          </w:p>
        </w:tc>
        <w:tc>
          <w:tcPr>
            <w:tcW w:w="0" w:type="auto"/>
            <w:tcBorders>
              <w:bottom w:val="single" w:color="auto" w:sz="8" w:space="0"/>
            </w:tcBorders>
            <w:noWrap/>
          </w:tcPr>
          <w:p w14:paraId="20CD2578">
            <w:pPr>
              <w:widowControl/>
              <w:spacing w:line="400" w:lineRule="atLeast"/>
              <w:textAlignment w:val="center"/>
              <w:rPr>
                <w:rFonts w:cs="Times New Roman"/>
                <w:sz w:val="21"/>
                <w:szCs w:val="21"/>
              </w:rPr>
            </w:pPr>
            <w:r>
              <w:rPr>
                <w:rFonts w:cs="Times New Roman"/>
                <w:kern w:val="0"/>
                <w:sz w:val="21"/>
                <w:szCs w:val="21"/>
                <w:lang w:bidi="ar"/>
              </w:rPr>
              <w:t>0.155</w:t>
            </w:r>
          </w:p>
        </w:tc>
        <w:tc>
          <w:tcPr>
            <w:tcW w:w="0" w:type="auto"/>
            <w:tcBorders>
              <w:bottom w:val="single" w:color="auto" w:sz="8" w:space="0"/>
            </w:tcBorders>
            <w:noWrap/>
          </w:tcPr>
          <w:p w14:paraId="79233ABE">
            <w:pPr>
              <w:spacing w:line="400" w:lineRule="atLeast"/>
              <w:rPr>
                <w:rFonts w:cs="Times New Roman"/>
                <w:sz w:val="21"/>
                <w:szCs w:val="21"/>
              </w:rPr>
            </w:pPr>
            <w:r>
              <w:rPr>
                <w:rFonts w:cs="Times New Roman"/>
                <w:sz w:val="21"/>
                <w:szCs w:val="21"/>
              </w:rPr>
              <w:t>0.686</w:t>
            </w:r>
            <w:r>
              <w:rPr>
                <w:rFonts w:hint="eastAsia" w:cs="Times New Roman"/>
                <w:kern w:val="0"/>
                <w:sz w:val="21"/>
                <w:szCs w:val="21"/>
                <w:lang w:bidi="ar"/>
              </w:rPr>
              <w:t xml:space="preserve"> (</w:t>
            </w:r>
            <w:r>
              <w:rPr>
                <w:rFonts w:cs="Times New Roman"/>
                <w:sz w:val="21"/>
                <w:szCs w:val="21"/>
              </w:rPr>
              <w:t>0.008</w:t>
            </w:r>
            <w:r>
              <w:rPr>
                <w:rFonts w:hint="eastAsia" w:cs="Times New Roman"/>
                <w:sz w:val="21"/>
                <w:szCs w:val="21"/>
              </w:rPr>
              <w:t>)</w:t>
            </w:r>
          </w:p>
        </w:tc>
      </w:tr>
    </w:tbl>
    <w:p w14:paraId="60EB14B9">
      <w:pPr>
        <w:spacing w:line="400" w:lineRule="atLeast"/>
        <w:rPr>
          <w:rFonts w:hint="eastAsia"/>
          <w:b/>
          <w:bCs/>
          <w:lang w:val="en-US" w:eastAsia="zh-CN"/>
        </w:rPr>
      </w:pPr>
    </w:p>
    <w:p w14:paraId="77610E89">
      <w:pPr>
        <w:spacing w:line="400" w:lineRule="atLeast"/>
        <w:ind w:firstLine="420" w:firstLineChars="0"/>
      </w:pPr>
      <w:r>
        <w:rPr>
          <w:rFonts w:hint="eastAsia"/>
          <w:b/>
          <w:bCs/>
          <w:lang w:val="en-US" w:eastAsia="zh-CN"/>
        </w:rPr>
        <w:t xml:space="preserve">Classification task results. </w:t>
      </w:r>
      <w:r>
        <w:rPr>
          <w:rFonts w:hint="eastAsia"/>
        </w:rPr>
        <w:t xml:space="preserve">For the classification tasks on the BindingDB and BioSNAP datasets, we evaluate the models using AUROC, AUPRC, accuracy, sensitivity, and specificity. Each dataset was randomly split into training, validation, and test sets in an 8:1:1 ratio. For each dataset, we </w:t>
      </w:r>
      <w:r>
        <w:rPr>
          <w:rFonts w:hint="eastAsia"/>
          <w:lang w:val="en-US" w:eastAsia="zh-CN"/>
        </w:rPr>
        <w:t xml:space="preserve">perform </w:t>
      </w:r>
      <w:r>
        <w:rPr>
          <w:rFonts w:hint="eastAsia"/>
        </w:rPr>
        <w:t xml:space="preserve">three independent runs using random seeds, selected the model with the best AUROC on the validation set as the best model, and then evaluated the selected model on the </w:t>
      </w:r>
      <w:r>
        <w:rPr>
          <w:rFonts w:hint="eastAsia"/>
          <w:lang w:val="en-US" w:eastAsia="zh-CN"/>
        </w:rPr>
        <w:t xml:space="preserve">test </w:t>
      </w:r>
      <w:r>
        <w:rPr>
          <w:rFonts w:hint="eastAsia"/>
        </w:rPr>
        <w:t>set.</w:t>
      </w:r>
    </w:p>
    <w:p w14:paraId="61779FC4">
      <w:pPr>
        <w:spacing w:line="400" w:lineRule="atLeast"/>
        <w:ind w:firstLine="420"/>
        <w:jc w:val="left"/>
      </w:pPr>
      <w:r>
        <w:rPr>
          <w:rFonts w:hint="eastAsia"/>
          <w:lang w:eastAsia="zh-CN"/>
        </w:rPr>
        <w:t>SAB</w:t>
      </w:r>
      <w:r>
        <w:rPr>
          <w:rFonts w:hint="eastAsia"/>
        </w:rPr>
        <w:t xml:space="preserve"> is compared with the following six b</w:t>
      </w:r>
      <w:r>
        <w:rPr>
          <w:rFonts w:hint="eastAsia"/>
          <w:lang w:val="en-US" w:eastAsia="zh-CN"/>
        </w:rPr>
        <w:t>aseline</w:t>
      </w:r>
      <w:r>
        <w:rPr>
          <w:rFonts w:hint="eastAsia"/>
        </w:rPr>
        <w:t xml:space="preserve"> models: SVM, RF, DeepConv-DTI, GraphDTA, MolTrans DrugBAN, and the evaluation results of the models on the BindingDB and BioSNAP datasets are shown in Table </w:t>
      </w:r>
      <w:r>
        <w:rPr>
          <w:rFonts w:hint="eastAsia"/>
          <w:lang w:val="en-US" w:eastAsia="zh-CN"/>
        </w:rPr>
        <w:t>6</w:t>
      </w:r>
      <w:r>
        <w:rPr>
          <w:rFonts w:hint="eastAsia"/>
        </w:rPr>
        <w:t>. In the BindingDB dataset</w:t>
      </w:r>
      <w:r>
        <w:rPr>
          <w:rFonts w:hint="eastAsia"/>
          <w:lang w:val="en-US" w:eastAsia="zh-CN"/>
        </w:rPr>
        <w:t>,</w:t>
      </w:r>
      <w:r>
        <w:rPr>
          <w:rFonts w:hint="eastAsia"/>
        </w:rPr>
        <w:t xml:space="preserve"> </w:t>
      </w:r>
      <w:r>
        <w:rPr>
          <w:rFonts w:hint="eastAsia"/>
          <w:lang w:eastAsia="zh-CN"/>
        </w:rPr>
        <w:t>SAB</w:t>
      </w:r>
      <w:r>
        <w:rPr>
          <w:rFonts w:hint="eastAsia"/>
        </w:rPr>
        <w:t xml:space="preserve"> results in AUROC = 0.962, AUPRC = 0.944, Accuracy = 0.92, Sensitivity = 0.904, Specificity = 0.915, all of which are better than the </w:t>
      </w:r>
      <w:r>
        <w:rPr>
          <w:rFonts w:hint="eastAsia"/>
          <w:lang w:val="en-US" w:eastAsia="zh-CN"/>
        </w:rPr>
        <w:t xml:space="preserve">baseline </w:t>
      </w:r>
      <w:r>
        <w:rPr>
          <w:rFonts w:hint="eastAsia"/>
        </w:rPr>
        <w:t>models except that AUPRC is slightly lower than DrugBAN, but still competitive. In the BioSNAP dataset,</w:t>
      </w:r>
      <w:r>
        <w:rPr>
          <w:rFonts w:hint="eastAsia"/>
          <w:lang w:val="en-US" w:eastAsia="zh-CN"/>
        </w:rPr>
        <w:t xml:space="preserve"> SAB</w:t>
      </w:r>
      <w:r>
        <w:rPr>
          <w:rFonts w:hint="eastAsia"/>
        </w:rPr>
        <w:t xml:space="preserve"> results in AUROC = 0.909, AUPRC = 0.908, Accuracy = 0.852 Sensitivity = 0.857, Specificity = 0.842, with superior AUROC, AUPRC, and sensitivity compared the </w:t>
      </w:r>
      <w:r>
        <w:rPr>
          <w:rFonts w:hint="eastAsia"/>
          <w:lang w:val="en-US" w:eastAsia="zh-CN"/>
        </w:rPr>
        <w:t>baseline</w:t>
      </w:r>
      <w:r>
        <w:rPr>
          <w:rFonts w:hint="eastAsia"/>
        </w:rPr>
        <w:t xml:space="preserve"> models, and also good accuracy and specificity results.</w:t>
      </w:r>
    </w:p>
    <w:p w14:paraId="4538FA18">
      <w:pPr>
        <w:spacing w:line="400" w:lineRule="atLeast"/>
        <w:jc w:val="left"/>
        <w:rPr>
          <w:rFonts w:eastAsia="黑体" w:cs="Times New Roman"/>
          <w:b/>
          <w:bCs/>
          <w:sz w:val="21"/>
          <w:szCs w:val="21"/>
        </w:rPr>
      </w:pPr>
      <w:r>
        <w:rPr>
          <w:rFonts w:hint="eastAsia" w:eastAsia="黑体" w:cs="Times New Roman"/>
          <w:b/>
          <w:bCs/>
          <w:sz w:val="21"/>
          <w:szCs w:val="21"/>
        </w:rPr>
        <w:t xml:space="preserve">Table </w:t>
      </w:r>
      <w:r>
        <w:rPr>
          <w:rFonts w:hint="eastAsia" w:eastAsia="黑体" w:cs="Times New Roman"/>
          <w:b/>
          <w:bCs/>
          <w:sz w:val="21"/>
          <w:szCs w:val="21"/>
          <w:lang w:val="en-US" w:eastAsia="zh-CN"/>
        </w:rPr>
        <w:t>6.</w:t>
      </w:r>
      <w:r>
        <w:rPr>
          <w:rFonts w:hint="eastAsia" w:eastAsia="黑体" w:cs="Times New Roman"/>
          <w:b/>
          <w:bCs/>
          <w:sz w:val="21"/>
          <w:szCs w:val="21"/>
        </w:rPr>
        <w:t xml:space="preserve"> Performance evaluation results of the </w:t>
      </w:r>
      <w:r>
        <w:rPr>
          <w:rFonts w:hint="eastAsia" w:eastAsia="黑体" w:cs="Times New Roman"/>
          <w:b/>
          <w:bCs/>
          <w:sz w:val="21"/>
          <w:szCs w:val="21"/>
          <w:lang w:eastAsia="zh-CN"/>
        </w:rPr>
        <w:t>SAB</w:t>
      </w:r>
      <w:r>
        <w:rPr>
          <w:rFonts w:hint="eastAsia" w:eastAsia="黑体" w:cs="Times New Roman"/>
          <w:b/>
          <w:bCs/>
          <w:sz w:val="21"/>
          <w:szCs w:val="21"/>
        </w:rPr>
        <w:t xml:space="preserve"> model in the classification task</w:t>
      </w:r>
      <w:r>
        <w:rPr>
          <w:rFonts w:hint="eastAsia" w:eastAsia="黑体" w:cs="Times New Roman"/>
          <w:b/>
          <w:bCs/>
          <w:sz w:val="21"/>
          <w:szCs w:val="21"/>
          <w:lang w:val="en-US" w:eastAsia="zh-CN"/>
        </w:rPr>
        <w:t xml:space="preserve"> </w:t>
      </w:r>
      <w:r>
        <w:rPr>
          <w:rFonts w:hint="eastAsia" w:eastAsia="黑体" w:cs="Times New Roman"/>
          <w:b/>
          <w:bCs/>
          <w:sz w:val="21"/>
          <w:szCs w:val="21"/>
        </w:rPr>
        <w:t>(BindingDB, BioSNAP datasets)</w:t>
      </w:r>
    </w:p>
    <w:tbl>
      <w:tblPr>
        <w:tblStyle w:val="2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7"/>
        <w:gridCol w:w="1346"/>
        <w:gridCol w:w="1146"/>
        <w:gridCol w:w="1146"/>
        <w:gridCol w:w="1146"/>
        <w:gridCol w:w="1146"/>
        <w:gridCol w:w="1146"/>
      </w:tblGrid>
      <w:tr w14:paraId="06EE38C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tcBorders>
              <w:top w:val="single" w:color="auto" w:sz="8" w:space="0"/>
              <w:bottom w:val="single" w:color="auto" w:sz="4" w:space="0"/>
              <w:insideH w:val="single" w:sz="4" w:space="0"/>
            </w:tcBorders>
            <w:noWrap/>
          </w:tcPr>
          <w:p w14:paraId="35DF4708">
            <w:pPr>
              <w:widowControl/>
              <w:spacing w:line="400" w:lineRule="atLeast"/>
              <w:jc w:val="center"/>
              <w:textAlignment w:val="center"/>
              <w:rPr>
                <w:rFonts w:cs="Times New Roman"/>
                <w:sz w:val="18"/>
                <w:szCs w:val="21"/>
                <w:rPrChange w:id="32" w:author="yanmin" w:date="2024-11-15T17:15:00Z">
                  <w:rPr>
                    <w:rFonts w:cs="Times New Roman"/>
                    <w:sz w:val="21"/>
                    <w:szCs w:val="21"/>
                  </w:rPr>
                </w:rPrChange>
              </w:rPr>
            </w:pPr>
            <w:r>
              <w:rPr>
                <w:rFonts w:cs="Times New Roman"/>
                <w:kern w:val="0"/>
                <w:sz w:val="18"/>
                <w:szCs w:val="21"/>
                <w:lang w:bidi="ar"/>
                <w:rPrChange w:id="33" w:author="yanmin" w:date="2024-11-15T17:15:00Z">
                  <w:rPr>
                    <w:rFonts w:cs="Times New Roman"/>
                    <w:kern w:val="0"/>
                    <w:sz w:val="21"/>
                    <w:szCs w:val="21"/>
                    <w:lang w:bidi="ar"/>
                  </w:rPr>
                </w:rPrChange>
              </w:rPr>
              <w:t>Dataset</w:t>
            </w:r>
          </w:p>
        </w:tc>
        <w:tc>
          <w:tcPr>
            <w:tcW w:w="0" w:type="auto"/>
            <w:tcBorders>
              <w:top w:val="single" w:color="auto" w:sz="8" w:space="0"/>
              <w:bottom w:val="single" w:color="auto" w:sz="4" w:space="0"/>
              <w:insideH w:val="single" w:sz="4" w:space="0"/>
            </w:tcBorders>
            <w:noWrap/>
          </w:tcPr>
          <w:p w14:paraId="51B4CF5A">
            <w:pPr>
              <w:widowControl/>
              <w:spacing w:line="400" w:lineRule="atLeast"/>
              <w:jc w:val="center"/>
              <w:textAlignment w:val="center"/>
              <w:rPr>
                <w:rFonts w:cs="Times New Roman"/>
                <w:sz w:val="18"/>
                <w:szCs w:val="21"/>
                <w:rPrChange w:id="34" w:author="yanmin" w:date="2024-11-15T17:15:00Z">
                  <w:rPr>
                    <w:rFonts w:cs="Times New Roman"/>
                    <w:sz w:val="21"/>
                    <w:szCs w:val="21"/>
                  </w:rPr>
                </w:rPrChange>
              </w:rPr>
            </w:pPr>
            <w:r>
              <w:rPr>
                <w:rFonts w:cs="Times New Roman"/>
                <w:kern w:val="0"/>
                <w:sz w:val="18"/>
                <w:szCs w:val="21"/>
                <w:lang w:bidi="ar"/>
                <w:rPrChange w:id="35" w:author="yanmin" w:date="2024-11-15T17:15:00Z">
                  <w:rPr>
                    <w:rFonts w:cs="Times New Roman"/>
                    <w:kern w:val="0"/>
                    <w:sz w:val="21"/>
                    <w:szCs w:val="21"/>
                    <w:lang w:bidi="ar"/>
                  </w:rPr>
                </w:rPrChange>
              </w:rPr>
              <w:t>Method</w:t>
            </w:r>
          </w:p>
        </w:tc>
        <w:tc>
          <w:tcPr>
            <w:tcW w:w="0" w:type="auto"/>
            <w:tcBorders>
              <w:top w:val="single" w:color="auto" w:sz="8" w:space="0"/>
              <w:bottom w:val="single" w:color="auto" w:sz="4" w:space="0"/>
              <w:insideH w:val="single" w:sz="4" w:space="0"/>
            </w:tcBorders>
            <w:noWrap/>
          </w:tcPr>
          <w:p w14:paraId="20839A8C">
            <w:pPr>
              <w:widowControl/>
              <w:spacing w:line="400" w:lineRule="atLeast"/>
              <w:jc w:val="center"/>
              <w:textAlignment w:val="center"/>
              <w:rPr>
                <w:rFonts w:cs="Times New Roman"/>
                <w:sz w:val="18"/>
                <w:szCs w:val="21"/>
                <w:rPrChange w:id="36" w:author="yanmin" w:date="2024-11-15T17:15:00Z">
                  <w:rPr>
                    <w:rFonts w:cs="Times New Roman"/>
                    <w:sz w:val="21"/>
                    <w:szCs w:val="21"/>
                  </w:rPr>
                </w:rPrChange>
              </w:rPr>
            </w:pPr>
            <w:r>
              <w:rPr>
                <w:rFonts w:cs="Times New Roman"/>
                <w:kern w:val="0"/>
                <w:sz w:val="18"/>
                <w:szCs w:val="21"/>
                <w:lang w:bidi="ar"/>
                <w:rPrChange w:id="37" w:author="yanmin" w:date="2024-11-15T17:15:00Z">
                  <w:rPr>
                    <w:rFonts w:cs="Times New Roman"/>
                    <w:kern w:val="0"/>
                    <w:sz w:val="21"/>
                    <w:szCs w:val="21"/>
                    <w:lang w:bidi="ar"/>
                  </w:rPr>
                </w:rPrChange>
              </w:rPr>
              <w:t>AUROC</w:t>
            </w:r>
          </w:p>
        </w:tc>
        <w:tc>
          <w:tcPr>
            <w:tcW w:w="0" w:type="auto"/>
            <w:tcBorders>
              <w:top w:val="single" w:color="auto" w:sz="8" w:space="0"/>
              <w:bottom w:val="single" w:color="auto" w:sz="4" w:space="0"/>
              <w:insideH w:val="single" w:sz="4" w:space="0"/>
            </w:tcBorders>
            <w:noWrap/>
          </w:tcPr>
          <w:p w14:paraId="73CCA115">
            <w:pPr>
              <w:widowControl/>
              <w:spacing w:line="400" w:lineRule="atLeast"/>
              <w:jc w:val="center"/>
              <w:textAlignment w:val="center"/>
              <w:rPr>
                <w:rFonts w:cs="Times New Roman"/>
                <w:sz w:val="18"/>
                <w:szCs w:val="21"/>
                <w:rPrChange w:id="38" w:author="yanmin" w:date="2024-11-15T17:15:00Z">
                  <w:rPr>
                    <w:rFonts w:cs="Times New Roman"/>
                    <w:sz w:val="21"/>
                    <w:szCs w:val="21"/>
                  </w:rPr>
                </w:rPrChange>
              </w:rPr>
            </w:pPr>
            <w:r>
              <w:rPr>
                <w:rFonts w:cs="Times New Roman"/>
                <w:kern w:val="0"/>
                <w:sz w:val="18"/>
                <w:szCs w:val="21"/>
                <w:lang w:bidi="ar"/>
                <w:rPrChange w:id="39" w:author="yanmin" w:date="2024-11-15T17:15:00Z">
                  <w:rPr>
                    <w:rFonts w:cs="Times New Roman"/>
                    <w:kern w:val="0"/>
                    <w:sz w:val="21"/>
                    <w:szCs w:val="21"/>
                    <w:lang w:bidi="ar"/>
                  </w:rPr>
                </w:rPrChange>
              </w:rPr>
              <w:t>AUPRC</w:t>
            </w:r>
          </w:p>
        </w:tc>
        <w:tc>
          <w:tcPr>
            <w:tcW w:w="0" w:type="auto"/>
            <w:tcBorders>
              <w:top w:val="single" w:color="auto" w:sz="8" w:space="0"/>
              <w:bottom w:val="single" w:color="auto" w:sz="4" w:space="0"/>
              <w:insideH w:val="single" w:sz="4" w:space="0"/>
            </w:tcBorders>
            <w:noWrap/>
          </w:tcPr>
          <w:p w14:paraId="0C4C93A0">
            <w:pPr>
              <w:widowControl/>
              <w:spacing w:line="400" w:lineRule="atLeast"/>
              <w:jc w:val="center"/>
              <w:textAlignment w:val="center"/>
              <w:rPr>
                <w:rFonts w:cs="Times New Roman"/>
                <w:sz w:val="18"/>
                <w:szCs w:val="21"/>
                <w:rPrChange w:id="40" w:author="yanmin" w:date="2024-11-15T17:15:00Z">
                  <w:rPr>
                    <w:rFonts w:cs="Times New Roman"/>
                    <w:sz w:val="21"/>
                    <w:szCs w:val="21"/>
                  </w:rPr>
                </w:rPrChange>
              </w:rPr>
            </w:pPr>
            <w:r>
              <w:rPr>
                <w:rFonts w:cs="Times New Roman"/>
                <w:kern w:val="0"/>
                <w:sz w:val="18"/>
                <w:szCs w:val="21"/>
                <w:lang w:bidi="ar"/>
                <w:rPrChange w:id="41" w:author="yanmin" w:date="2024-11-15T17:15:00Z">
                  <w:rPr>
                    <w:rFonts w:cs="Times New Roman"/>
                    <w:kern w:val="0"/>
                    <w:sz w:val="21"/>
                    <w:szCs w:val="21"/>
                    <w:lang w:bidi="ar"/>
                  </w:rPr>
                </w:rPrChange>
              </w:rPr>
              <w:t>Accuracy</w:t>
            </w:r>
          </w:p>
        </w:tc>
        <w:tc>
          <w:tcPr>
            <w:tcW w:w="0" w:type="auto"/>
            <w:tcBorders>
              <w:top w:val="single" w:color="auto" w:sz="8" w:space="0"/>
              <w:bottom w:val="single" w:color="auto" w:sz="4" w:space="0"/>
              <w:insideH w:val="single" w:sz="4" w:space="0"/>
            </w:tcBorders>
            <w:noWrap/>
          </w:tcPr>
          <w:p w14:paraId="70C8114D">
            <w:pPr>
              <w:widowControl/>
              <w:spacing w:line="400" w:lineRule="atLeast"/>
              <w:jc w:val="center"/>
              <w:textAlignment w:val="center"/>
              <w:rPr>
                <w:rFonts w:cs="Times New Roman"/>
                <w:sz w:val="18"/>
                <w:szCs w:val="21"/>
                <w:rPrChange w:id="42" w:author="yanmin" w:date="2024-11-15T17:15:00Z">
                  <w:rPr>
                    <w:rFonts w:cs="Times New Roman"/>
                    <w:sz w:val="21"/>
                    <w:szCs w:val="21"/>
                  </w:rPr>
                </w:rPrChange>
              </w:rPr>
            </w:pPr>
            <w:r>
              <w:rPr>
                <w:rFonts w:cs="Times New Roman"/>
                <w:kern w:val="0"/>
                <w:sz w:val="18"/>
                <w:szCs w:val="21"/>
                <w:lang w:bidi="ar"/>
                <w:rPrChange w:id="43" w:author="yanmin" w:date="2024-11-15T17:15:00Z">
                  <w:rPr>
                    <w:rFonts w:cs="Times New Roman"/>
                    <w:kern w:val="0"/>
                    <w:sz w:val="21"/>
                    <w:szCs w:val="21"/>
                    <w:lang w:bidi="ar"/>
                  </w:rPr>
                </w:rPrChange>
              </w:rPr>
              <w:t>Sensitivity</w:t>
            </w:r>
          </w:p>
        </w:tc>
        <w:tc>
          <w:tcPr>
            <w:tcW w:w="0" w:type="auto"/>
            <w:tcBorders>
              <w:top w:val="single" w:color="auto" w:sz="8" w:space="0"/>
              <w:bottom w:val="single" w:color="auto" w:sz="4" w:space="0"/>
              <w:insideH w:val="single" w:sz="4" w:space="0"/>
            </w:tcBorders>
            <w:noWrap/>
          </w:tcPr>
          <w:p w14:paraId="464CAF4F">
            <w:pPr>
              <w:widowControl/>
              <w:spacing w:line="400" w:lineRule="atLeast"/>
              <w:jc w:val="center"/>
              <w:textAlignment w:val="center"/>
              <w:rPr>
                <w:rFonts w:cs="Times New Roman"/>
                <w:sz w:val="18"/>
                <w:szCs w:val="21"/>
                <w:rPrChange w:id="44" w:author="yanmin" w:date="2024-11-15T17:15:00Z">
                  <w:rPr>
                    <w:rFonts w:cs="Times New Roman"/>
                    <w:sz w:val="21"/>
                    <w:szCs w:val="21"/>
                  </w:rPr>
                </w:rPrChange>
              </w:rPr>
            </w:pPr>
            <w:r>
              <w:rPr>
                <w:rFonts w:cs="Times New Roman"/>
                <w:kern w:val="0"/>
                <w:sz w:val="18"/>
                <w:szCs w:val="21"/>
                <w:lang w:bidi="ar"/>
                <w:rPrChange w:id="45" w:author="yanmin" w:date="2024-11-15T17:15:00Z">
                  <w:rPr>
                    <w:rFonts w:cs="Times New Roman"/>
                    <w:kern w:val="0"/>
                    <w:sz w:val="21"/>
                    <w:szCs w:val="21"/>
                    <w:lang w:bidi="ar"/>
                  </w:rPr>
                </w:rPrChange>
              </w:rPr>
              <w:t>Specificity</w:t>
            </w:r>
          </w:p>
        </w:tc>
      </w:tr>
      <w:tr w14:paraId="17FEAE3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restart"/>
            <w:noWrap/>
          </w:tcPr>
          <w:p w14:paraId="7C03E96D">
            <w:pPr>
              <w:widowControl/>
              <w:spacing w:line="400" w:lineRule="atLeast"/>
              <w:jc w:val="center"/>
              <w:textAlignment w:val="center"/>
              <w:rPr>
                <w:rFonts w:cs="Times New Roman"/>
                <w:sz w:val="18"/>
                <w:szCs w:val="21"/>
                <w:rPrChange w:id="46" w:author="yanmin" w:date="2024-11-15T17:15:00Z">
                  <w:rPr>
                    <w:rFonts w:cs="Times New Roman"/>
                    <w:sz w:val="21"/>
                    <w:szCs w:val="21"/>
                  </w:rPr>
                </w:rPrChange>
              </w:rPr>
            </w:pPr>
            <w:r>
              <w:rPr>
                <w:rFonts w:cs="Times New Roman"/>
                <w:kern w:val="0"/>
                <w:sz w:val="18"/>
                <w:szCs w:val="21"/>
                <w:lang w:bidi="ar"/>
                <w:rPrChange w:id="47" w:author="yanmin" w:date="2024-11-15T17:15:00Z">
                  <w:rPr>
                    <w:rFonts w:cs="Times New Roman"/>
                    <w:kern w:val="0"/>
                    <w:sz w:val="21"/>
                    <w:szCs w:val="21"/>
                    <w:lang w:bidi="ar"/>
                  </w:rPr>
                </w:rPrChange>
              </w:rPr>
              <w:t>BindingDB</w:t>
            </w:r>
          </w:p>
        </w:tc>
        <w:tc>
          <w:tcPr>
            <w:tcW w:w="0" w:type="auto"/>
            <w:noWrap/>
          </w:tcPr>
          <w:p w14:paraId="3D1EE5F8">
            <w:pPr>
              <w:widowControl/>
              <w:spacing w:line="400" w:lineRule="atLeast"/>
              <w:textAlignment w:val="center"/>
              <w:rPr>
                <w:rFonts w:cs="Times New Roman"/>
                <w:sz w:val="18"/>
                <w:szCs w:val="21"/>
                <w:rPrChange w:id="48" w:author="yanmin" w:date="2024-11-15T17:15:00Z">
                  <w:rPr>
                    <w:rFonts w:cs="Times New Roman"/>
                    <w:sz w:val="21"/>
                    <w:szCs w:val="21"/>
                  </w:rPr>
                </w:rPrChange>
              </w:rPr>
            </w:pPr>
            <w:r>
              <w:rPr>
                <w:rFonts w:cs="Times New Roman"/>
                <w:kern w:val="0"/>
                <w:sz w:val="18"/>
                <w:szCs w:val="21"/>
                <w:lang w:bidi="ar"/>
                <w:rPrChange w:id="49" w:author="yanmin" w:date="2024-11-15T17:15:00Z">
                  <w:rPr>
                    <w:rFonts w:cs="Times New Roman"/>
                    <w:kern w:val="0"/>
                    <w:sz w:val="21"/>
                    <w:szCs w:val="21"/>
                    <w:lang w:bidi="ar"/>
                  </w:rPr>
                </w:rPrChange>
              </w:rPr>
              <w:t>SVM</w:t>
            </w:r>
            <w:r>
              <w:rPr>
                <w:rFonts w:cs="Times New Roman"/>
                <w:sz w:val="18"/>
                <w:szCs w:val="21"/>
                <w:rPrChange w:id="50" w:author="yanmin" w:date="2024-11-15T17:15:00Z">
                  <w:rPr>
                    <w:rFonts w:cs="Times New Roman"/>
                    <w:sz w:val="21"/>
                    <w:szCs w:val="21"/>
                  </w:rPr>
                </w:rPrChange>
              </w:rPr>
              <w:t xml:space="preserve"> </w:t>
            </w:r>
          </w:p>
        </w:tc>
        <w:tc>
          <w:tcPr>
            <w:tcW w:w="0" w:type="auto"/>
            <w:noWrap/>
          </w:tcPr>
          <w:p w14:paraId="6569402C">
            <w:pPr>
              <w:widowControl/>
              <w:spacing w:line="400" w:lineRule="atLeast"/>
              <w:jc w:val="center"/>
              <w:textAlignment w:val="center"/>
              <w:rPr>
                <w:rFonts w:cs="Times New Roman"/>
                <w:sz w:val="18"/>
                <w:szCs w:val="21"/>
                <w:rPrChange w:id="51" w:author="yanmin" w:date="2024-11-15T17:15:00Z">
                  <w:rPr>
                    <w:rFonts w:cs="Times New Roman"/>
                    <w:sz w:val="21"/>
                    <w:szCs w:val="21"/>
                  </w:rPr>
                </w:rPrChange>
              </w:rPr>
            </w:pPr>
            <w:r>
              <w:rPr>
                <w:rFonts w:cs="Times New Roman"/>
                <w:kern w:val="0"/>
                <w:sz w:val="18"/>
                <w:szCs w:val="21"/>
                <w:lang w:bidi="ar"/>
                <w:rPrChange w:id="52" w:author="yanmin" w:date="2024-11-15T17:15:00Z">
                  <w:rPr>
                    <w:rFonts w:cs="Times New Roman"/>
                    <w:kern w:val="0"/>
                    <w:sz w:val="21"/>
                    <w:szCs w:val="21"/>
                    <w:lang w:bidi="ar"/>
                  </w:rPr>
                </w:rPrChange>
              </w:rPr>
              <w:t>0.939</w:t>
            </w:r>
            <w:r>
              <w:rPr>
                <w:rFonts w:hint="eastAsia" w:cs="Times New Roman"/>
                <w:kern w:val="0"/>
                <w:sz w:val="18"/>
                <w:szCs w:val="21"/>
                <w:lang w:bidi="ar"/>
                <w:rPrChange w:id="53" w:author="yanmin" w:date="2024-11-15T17:15:00Z">
                  <w:rPr>
                    <w:rFonts w:hint="eastAsia" w:cs="Times New Roman"/>
                    <w:kern w:val="0"/>
                    <w:sz w:val="21"/>
                    <w:szCs w:val="21"/>
                    <w:lang w:bidi="ar"/>
                  </w:rPr>
                </w:rPrChange>
              </w:rPr>
              <w:t>(</w:t>
            </w:r>
            <w:r>
              <w:rPr>
                <w:rFonts w:cs="Times New Roman"/>
                <w:kern w:val="0"/>
                <w:sz w:val="18"/>
                <w:szCs w:val="21"/>
                <w:lang w:bidi="ar"/>
                <w:rPrChange w:id="54" w:author="yanmin" w:date="2024-11-15T17:15:00Z">
                  <w:rPr>
                    <w:rFonts w:cs="Times New Roman"/>
                    <w:kern w:val="0"/>
                    <w:sz w:val="21"/>
                    <w:szCs w:val="21"/>
                    <w:lang w:bidi="ar"/>
                  </w:rPr>
                </w:rPrChange>
              </w:rPr>
              <w:t>0.001</w:t>
            </w:r>
            <w:r>
              <w:rPr>
                <w:rFonts w:hint="eastAsia" w:cs="Times New Roman"/>
                <w:kern w:val="0"/>
                <w:sz w:val="18"/>
                <w:szCs w:val="21"/>
                <w:lang w:bidi="ar"/>
                <w:rPrChange w:id="55" w:author="yanmin" w:date="2024-11-15T17:15:00Z">
                  <w:rPr>
                    <w:rFonts w:hint="eastAsia" w:cs="Times New Roman"/>
                    <w:kern w:val="0"/>
                    <w:sz w:val="21"/>
                    <w:szCs w:val="21"/>
                    <w:lang w:bidi="ar"/>
                  </w:rPr>
                </w:rPrChange>
              </w:rPr>
              <w:t>)</w:t>
            </w:r>
          </w:p>
        </w:tc>
        <w:tc>
          <w:tcPr>
            <w:tcW w:w="0" w:type="auto"/>
            <w:noWrap/>
          </w:tcPr>
          <w:p w14:paraId="11CFB31A">
            <w:pPr>
              <w:widowControl/>
              <w:spacing w:line="400" w:lineRule="atLeast"/>
              <w:jc w:val="center"/>
              <w:textAlignment w:val="center"/>
              <w:rPr>
                <w:rFonts w:cs="Times New Roman"/>
                <w:sz w:val="18"/>
                <w:szCs w:val="21"/>
                <w:rPrChange w:id="56" w:author="yanmin" w:date="2024-11-15T17:15:00Z">
                  <w:rPr>
                    <w:rFonts w:cs="Times New Roman"/>
                    <w:sz w:val="21"/>
                    <w:szCs w:val="21"/>
                  </w:rPr>
                </w:rPrChange>
              </w:rPr>
            </w:pPr>
            <w:r>
              <w:rPr>
                <w:rFonts w:cs="Times New Roman"/>
                <w:kern w:val="0"/>
                <w:sz w:val="18"/>
                <w:szCs w:val="21"/>
                <w:lang w:bidi="ar"/>
                <w:rPrChange w:id="57" w:author="yanmin" w:date="2024-11-15T17:15:00Z">
                  <w:rPr>
                    <w:rFonts w:cs="Times New Roman"/>
                    <w:kern w:val="0"/>
                    <w:sz w:val="21"/>
                    <w:szCs w:val="21"/>
                    <w:lang w:bidi="ar"/>
                  </w:rPr>
                </w:rPrChange>
              </w:rPr>
              <w:t>0.928(0.002</w:t>
            </w:r>
            <w:r>
              <w:rPr>
                <w:rFonts w:hint="eastAsia" w:cs="Times New Roman"/>
                <w:kern w:val="0"/>
                <w:sz w:val="18"/>
                <w:szCs w:val="21"/>
                <w:lang w:bidi="ar"/>
                <w:rPrChange w:id="58" w:author="yanmin" w:date="2024-11-15T17:15:00Z">
                  <w:rPr>
                    <w:rFonts w:hint="eastAsia" w:cs="Times New Roman"/>
                    <w:kern w:val="0"/>
                    <w:sz w:val="21"/>
                    <w:szCs w:val="21"/>
                    <w:lang w:bidi="ar"/>
                  </w:rPr>
                </w:rPrChange>
              </w:rPr>
              <w:t>)</w:t>
            </w:r>
          </w:p>
        </w:tc>
        <w:tc>
          <w:tcPr>
            <w:tcW w:w="0" w:type="auto"/>
            <w:noWrap/>
          </w:tcPr>
          <w:p w14:paraId="68169B20">
            <w:pPr>
              <w:widowControl/>
              <w:spacing w:line="400" w:lineRule="atLeast"/>
              <w:jc w:val="center"/>
              <w:textAlignment w:val="center"/>
              <w:rPr>
                <w:rFonts w:cs="Times New Roman"/>
                <w:sz w:val="18"/>
                <w:szCs w:val="21"/>
                <w:rPrChange w:id="59" w:author="yanmin" w:date="2024-11-15T17:15:00Z">
                  <w:rPr>
                    <w:rFonts w:cs="Times New Roman"/>
                    <w:sz w:val="21"/>
                    <w:szCs w:val="21"/>
                  </w:rPr>
                </w:rPrChange>
              </w:rPr>
            </w:pPr>
            <w:r>
              <w:rPr>
                <w:rFonts w:cs="Times New Roman"/>
                <w:kern w:val="0"/>
                <w:sz w:val="18"/>
                <w:szCs w:val="21"/>
                <w:lang w:bidi="ar"/>
                <w:rPrChange w:id="60" w:author="yanmin" w:date="2024-11-15T17:15:00Z">
                  <w:rPr>
                    <w:rFonts w:cs="Times New Roman"/>
                    <w:kern w:val="0"/>
                    <w:sz w:val="21"/>
                    <w:szCs w:val="21"/>
                    <w:lang w:bidi="ar"/>
                  </w:rPr>
                </w:rPrChange>
              </w:rPr>
              <w:t>0.825(0.004</w:t>
            </w:r>
            <w:r>
              <w:rPr>
                <w:rFonts w:hint="eastAsia" w:cs="Times New Roman"/>
                <w:kern w:val="0"/>
                <w:sz w:val="18"/>
                <w:szCs w:val="21"/>
                <w:lang w:bidi="ar"/>
                <w:rPrChange w:id="61" w:author="yanmin" w:date="2024-11-15T17:15:00Z">
                  <w:rPr>
                    <w:rFonts w:hint="eastAsia" w:cs="Times New Roman"/>
                    <w:kern w:val="0"/>
                    <w:sz w:val="21"/>
                    <w:szCs w:val="21"/>
                    <w:lang w:bidi="ar"/>
                  </w:rPr>
                </w:rPrChange>
              </w:rPr>
              <w:t>)</w:t>
            </w:r>
          </w:p>
        </w:tc>
        <w:tc>
          <w:tcPr>
            <w:tcW w:w="0" w:type="auto"/>
            <w:noWrap/>
          </w:tcPr>
          <w:p w14:paraId="4649FAAF">
            <w:pPr>
              <w:widowControl/>
              <w:spacing w:line="400" w:lineRule="atLeast"/>
              <w:jc w:val="center"/>
              <w:textAlignment w:val="center"/>
              <w:rPr>
                <w:rFonts w:cs="Times New Roman"/>
                <w:sz w:val="18"/>
                <w:szCs w:val="21"/>
                <w:rPrChange w:id="62" w:author="yanmin" w:date="2024-11-15T17:15:00Z">
                  <w:rPr>
                    <w:rFonts w:cs="Times New Roman"/>
                    <w:sz w:val="21"/>
                    <w:szCs w:val="21"/>
                  </w:rPr>
                </w:rPrChange>
              </w:rPr>
            </w:pPr>
            <w:r>
              <w:rPr>
                <w:rFonts w:cs="Times New Roman"/>
                <w:kern w:val="0"/>
                <w:sz w:val="18"/>
                <w:szCs w:val="21"/>
                <w:lang w:bidi="ar"/>
                <w:rPrChange w:id="63" w:author="yanmin" w:date="2024-11-15T17:15:00Z">
                  <w:rPr>
                    <w:rFonts w:cs="Times New Roman"/>
                    <w:kern w:val="0"/>
                    <w:sz w:val="21"/>
                    <w:szCs w:val="21"/>
                    <w:lang w:bidi="ar"/>
                  </w:rPr>
                </w:rPrChange>
              </w:rPr>
              <w:t>0.781(0.014</w:t>
            </w:r>
            <w:r>
              <w:rPr>
                <w:rFonts w:hint="eastAsia" w:cs="Times New Roman"/>
                <w:kern w:val="0"/>
                <w:sz w:val="18"/>
                <w:szCs w:val="21"/>
                <w:lang w:bidi="ar"/>
                <w:rPrChange w:id="64" w:author="yanmin" w:date="2024-11-15T17:15:00Z">
                  <w:rPr>
                    <w:rFonts w:hint="eastAsia" w:cs="Times New Roman"/>
                    <w:kern w:val="0"/>
                    <w:sz w:val="21"/>
                    <w:szCs w:val="21"/>
                    <w:lang w:bidi="ar"/>
                  </w:rPr>
                </w:rPrChange>
              </w:rPr>
              <w:t>)</w:t>
            </w:r>
          </w:p>
        </w:tc>
        <w:tc>
          <w:tcPr>
            <w:tcW w:w="0" w:type="auto"/>
            <w:noWrap/>
          </w:tcPr>
          <w:p w14:paraId="1F22E02C">
            <w:pPr>
              <w:widowControl/>
              <w:spacing w:line="400" w:lineRule="atLeast"/>
              <w:jc w:val="center"/>
              <w:textAlignment w:val="center"/>
              <w:rPr>
                <w:rFonts w:cs="Times New Roman"/>
                <w:sz w:val="18"/>
                <w:szCs w:val="21"/>
                <w:rPrChange w:id="65" w:author="yanmin" w:date="2024-11-15T17:15:00Z">
                  <w:rPr>
                    <w:rFonts w:cs="Times New Roman"/>
                    <w:sz w:val="21"/>
                    <w:szCs w:val="21"/>
                  </w:rPr>
                </w:rPrChange>
              </w:rPr>
            </w:pPr>
            <w:r>
              <w:rPr>
                <w:rFonts w:cs="Times New Roman"/>
                <w:kern w:val="0"/>
                <w:sz w:val="18"/>
                <w:szCs w:val="21"/>
                <w:lang w:bidi="ar"/>
                <w:rPrChange w:id="66" w:author="yanmin" w:date="2024-11-15T17:15:00Z">
                  <w:rPr>
                    <w:rFonts w:cs="Times New Roman"/>
                    <w:kern w:val="0"/>
                    <w:sz w:val="21"/>
                    <w:szCs w:val="21"/>
                    <w:lang w:bidi="ar"/>
                  </w:rPr>
                </w:rPrChange>
              </w:rPr>
              <w:t>0.886(0.012</w:t>
            </w:r>
            <w:r>
              <w:rPr>
                <w:rFonts w:hint="eastAsia" w:cs="Times New Roman"/>
                <w:kern w:val="0"/>
                <w:sz w:val="18"/>
                <w:szCs w:val="21"/>
                <w:lang w:bidi="ar"/>
                <w:rPrChange w:id="67" w:author="yanmin" w:date="2024-11-15T17:15:00Z">
                  <w:rPr>
                    <w:rFonts w:hint="eastAsia" w:cs="Times New Roman"/>
                    <w:kern w:val="0"/>
                    <w:sz w:val="21"/>
                    <w:szCs w:val="21"/>
                    <w:lang w:bidi="ar"/>
                  </w:rPr>
                </w:rPrChange>
              </w:rPr>
              <w:t>)</w:t>
            </w:r>
          </w:p>
        </w:tc>
      </w:tr>
      <w:tr w14:paraId="5153602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206EFAC2">
            <w:pPr>
              <w:spacing w:line="500" w:lineRule="exact"/>
              <w:jc w:val="center"/>
              <w:rPr>
                <w:rFonts w:cs="Times New Roman"/>
                <w:sz w:val="18"/>
                <w:szCs w:val="21"/>
                <w:rPrChange w:id="68" w:author="yanmin" w:date="2024-11-15T17:15:00Z">
                  <w:rPr>
                    <w:rFonts w:cs="Times New Roman"/>
                    <w:sz w:val="21"/>
                    <w:szCs w:val="21"/>
                  </w:rPr>
                </w:rPrChange>
              </w:rPr>
            </w:pPr>
          </w:p>
        </w:tc>
        <w:tc>
          <w:tcPr>
            <w:tcW w:w="0" w:type="auto"/>
            <w:noWrap/>
          </w:tcPr>
          <w:p w14:paraId="5C96987A">
            <w:pPr>
              <w:widowControl/>
              <w:spacing w:line="400" w:lineRule="atLeast"/>
              <w:textAlignment w:val="center"/>
              <w:rPr>
                <w:rFonts w:cs="Times New Roman"/>
                <w:sz w:val="18"/>
                <w:szCs w:val="21"/>
                <w:rPrChange w:id="69" w:author="yanmin" w:date="2024-11-15T17:15:00Z">
                  <w:rPr>
                    <w:rFonts w:cs="Times New Roman"/>
                    <w:sz w:val="21"/>
                    <w:szCs w:val="21"/>
                  </w:rPr>
                </w:rPrChange>
              </w:rPr>
            </w:pPr>
            <w:r>
              <w:rPr>
                <w:rFonts w:cs="Times New Roman"/>
                <w:kern w:val="0"/>
                <w:sz w:val="18"/>
                <w:szCs w:val="21"/>
                <w:lang w:bidi="ar"/>
                <w:rPrChange w:id="70" w:author="yanmin" w:date="2024-11-15T17:15:00Z">
                  <w:rPr>
                    <w:rFonts w:cs="Times New Roman"/>
                    <w:kern w:val="0"/>
                    <w:sz w:val="21"/>
                    <w:szCs w:val="21"/>
                    <w:lang w:bidi="ar"/>
                  </w:rPr>
                </w:rPrChange>
              </w:rPr>
              <w:t>RF</w:t>
            </w:r>
            <w:r>
              <w:rPr>
                <w:rFonts w:cs="Times New Roman"/>
                <w:sz w:val="18"/>
                <w:szCs w:val="21"/>
                <w:rPrChange w:id="71" w:author="yanmin" w:date="2024-11-15T17:15:00Z">
                  <w:rPr>
                    <w:rFonts w:cs="Times New Roman"/>
                    <w:sz w:val="21"/>
                    <w:szCs w:val="21"/>
                  </w:rPr>
                </w:rPrChange>
              </w:rPr>
              <w:t xml:space="preserve"> </w:t>
            </w:r>
          </w:p>
        </w:tc>
        <w:tc>
          <w:tcPr>
            <w:tcW w:w="0" w:type="auto"/>
            <w:noWrap/>
          </w:tcPr>
          <w:p w14:paraId="18645C69">
            <w:pPr>
              <w:widowControl/>
              <w:spacing w:line="400" w:lineRule="atLeast"/>
              <w:jc w:val="center"/>
              <w:textAlignment w:val="center"/>
              <w:rPr>
                <w:rFonts w:cs="Times New Roman"/>
                <w:sz w:val="18"/>
                <w:szCs w:val="21"/>
                <w:rPrChange w:id="72" w:author="yanmin" w:date="2024-11-15T17:15:00Z">
                  <w:rPr>
                    <w:rFonts w:cs="Times New Roman"/>
                    <w:sz w:val="21"/>
                    <w:szCs w:val="21"/>
                  </w:rPr>
                </w:rPrChange>
              </w:rPr>
            </w:pPr>
            <w:r>
              <w:rPr>
                <w:rFonts w:cs="Times New Roman"/>
                <w:kern w:val="0"/>
                <w:sz w:val="18"/>
                <w:szCs w:val="21"/>
                <w:lang w:bidi="ar"/>
                <w:rPrChange w:id="73" w:author="yanmin" w:date="2024-11-15T17:15:00Z">
                  <w:rPr>
                    <w:rFonts w:cs="Times New Roman"/>
                    <w:kern w:val="0"/>
                    <w:sz w:val="21"/>
                    <w:szCs w:val="21"/>
                    <w:lang w:bidi="ar"/>
                  </w:rPr>
                </w:rPrChange>
              </w:rPr>
              <w:t>0.942</w:t>
            </w:r>
            <w:r>
              <w:rPr>
                <w:rFonts w:hint="eastAsia" w:cs="Times New Roman"/>
                <w:kern w:val="0"/>
                <w:sz w:val="18"/>
                <w:szCs w:val="21"/>
                <w:lang w:bidi="ar"/>
                <w:rPrChange w:id="74" w:author="yanmin" w:date="2024-11-15T17:15:00Z">
                  <w:rPr>
                    <w:rFonts w:hint="eastAsia" w:cs="Times New Roman"/>
                    <w:kern w:val="0"/>
                    <w:sz w:val="21"/>
                    <w:szCs w:val="21"/>
                    <w:lang w:bidi="ar"/>
                  </w:rPr>
                </w:rPrChange>
              </w:rPr>
              <w:t>(</w:t>
            </w:r>
            <w:r>
              <w:rPr>
                <w:rFonts w:cs="Times New Roman"/>
                <w:kern w:val="0"/>
                <w:sz w:val="18"/>
                <w:szCs w:val="21"/>
                <w:lang w:bidi="ar"/>
                <w:rPrChange w:id="75" w:author="yanmin" w:date="2024-11-15T17:15:00Z">
                  <w:rPr>
                    <w:rFonts w:cs="Times New Roman"/>
                    <w:kern w:val="0"/>
                    <w:sz w:val="21"/>
                    <w:szCs w:val="21"/>
                    <w:lang w:bidi="ar"/>
                  </w:rPr>
                </w:rPrChange>
              </w:rPr>
              <w:t>0.011</w:t>
            </w:r>
            <w:r>
              <w:rPr>
                <w:rFonts w:hint="eastAsia" w:cs="Times New Roman"/>
                <w:kern w:val="0"/>
                <w:sz w:val="18"/>
                <w:szCs w:val="21"/>
                <w:lang w:bidi="ar"/>
                <w:rPrChange w:id="76" w:author="yanmin" w:date="2024-11-15T17:15:00Z">
                  <w:rPr>
                    <w:rFonts w:hint="eastAsia" w:cs="Times New Roman"/>
                    <w:kern w:val="0"/>
                    <w:sz w:val="21"/>
                    <w:szCs w:val="21"/>
                    <w:lang w:bidi="ar"/>
                  </w:rPr>
                </w:rPrChange>
              </w:rPr>
              <w:t>)</w:t>
            </w:r>
          </w:p>
        </w:tc>
        <w:tc>
          <w:tcPr>
            <w:tcW w:w="0" w:type="auto"/>
            <w:noWrap/>
          </w:tcPr>
          <w:p w14:paraId="5D39E4AF">
            <w:pPr>
              <w:widowControl/>
              <w:spacing w:line="400" w:lineRule="atLeast"/>
              <w:jc w:val="center"/>
              <w:textAlignment w:val="center"/>
              <w:rPr>
                <w:rFonts w:cs="Times New Roman"/>
                <w:sz w:val="18"/>
                <w:szCs w:val="21"/>
                <w:rPrChange w:id="77" w:author="yanmin" w:date="2024-11-15T17:15:00Z">
                  <w:rPr>
                    <w:rFonts w:cs="Times New Roman"/>
                    <w:sz w:val="21"/>
                    <w:szCs w:val="21"/>
                  </w:rPr>
                </w:rPrChange>
              </w:rPr>
            </w:pPr>
            <w:r>
              <w:rPr>
                <w:rFonts w:cs="Times New Roman"/>
                <w:kern w:val="0"/>
                <w:sz w:val="18"/>
                <w:szCs w:val="21"/>
                <w:lang w:bidi="ar"/>
                <w:rPrChange w:id="78" w:author="yanmin" w:date="2024-11-15T17:15:00Z">
                  <w:rPr>
                    <w:rFonts w:cs="Times New Roman"/>
                    <w:kern w:val="0"/>
                    <w:sz w:val="21"/>
                    <w:szCs w:val="21"/>
                    <w:lang w:bidi="ar"/>
                  </w:rPr>
                </w:rPrChange>
              </w:rPr>
              <w:t>0.921(0.016</w:t>
            </w:r>
            <w:r>
              <w:rPr>
                <w:rFonts w:hint="eastAsia" w:cs="Times New Roman"/>
                <w:kern w:val="0"/>
                <w:sz w:val="18"/>
                <w:szCs w:val="21"/>
                <w:lang w:bidi="ar"/>
                <w:rPrChange w:id="79" w:author="yanmin" w:date="2024-11-15T17:15:00Z">
                  <w:rPr>
                    <w:rFonts w:hint="eastAsia" w:cs="Times New Roman"/>
                    <w:kern w:val="0"/>
                    <w:sz w:val="21"/>
                    <w:szCs w:val="21"/>
                    <w:lang w:bidi="ar"/>
                  </w:rPr>
                </w:rPrChange>
              </w:rPr>
              <w:t>)</w:t>
            </w:r>
          </w:p>
        </w:tc>
        <w:tc>
          <w:tcPr>
            <w:tcW w:w="0" w:type="auto"/>
            <w:noWrap/>
          </w:tcPr>
          <w:p w14:paraId="110704CA">
            <w:pPr>
              <w:widowControl/>
              <w:spacing w:line="400" w:lineRule="atLeast"/>
              <w:jc w:val="center"/>
              <w:textAlignment w:val="center"/>
              <w:rPr>
                <w:rFonts w:cs="Times New Roman"/>
                <w:sz w:val="18"/>
                <w:szCs w:val="21"/>
                <w:rPrChange w:id="80" w:author="yanmin" w:date="2024-11-15T17:15:00Z">
                  <w:rPr>
                    <w:rFonts w:cs="Times New Roman"/>
                    <w:sz w:val="21"/>
                    <w:szCs w:val="21"/>
                  </w:rPr>
                </w:rPrChange>
              </w:rPr>
            </w:pPr>
            <w:r>
              <w:rPr>
                <w:rFonts w:cs="Times New Roman"/>
                <w:kern w:val="0"/>
                <w:sz w:val="18"/>
                <w:szCs w:val="21"/>
                <w:lang w:bidi="ar"/>
                <w:rPrChange w:id="81" w:author="yanmin" w:date="2024-11-15T17:15:00Z">
                  <w:rPr>
                    <w:rFonts w:cs="Times New Roman"/>
                    <w:kern w:val="0"/>
                    <w:sz w:val="21"/>
                    <w:szCs w:val="21"/>
                    <w:lang w:bidi="ar"/>
                  </w:rPr>
                </w:rPrChange>
              </w:rPr>
              <w:t>0.880(0.012</w:t>
            </w:r>
            <w:r>
              <w:rPr>
                <w:rFonts w:hint="eastAsia" w:cs="Times New Roman"/>
                <w:kern w:val="0"/>
                <w:sz w:val="18"/>
                <w:szCs w:val="21"/>
                <w:lang w:bidi="ar"/>
                <w:rPrChange w:id="82" w:author="yanmin" w:date="2024-11-15T17:15:00Z">
                  <w:rPr>
                    <w:rFonts w:hint="eastAsia" w:cs="Times New Roman"/>
                    <w:kern w:val="0"/>
                    <w:sz w:val="21"/>
                    <w:szCs w:val="21"/>
                    <w:lang w:bidi="ar"/>
                  </w:rPr>
                </w:rPrChange>
              </w:rPr>
              <w:t>)</w:t>
            </w:r>
          </w:p>
        </w:tc>
        <w:tc>
          <w:tcPr>
            <w:tcW w:w="0" w:type="auto"/>
            <w:noWrap/>
          </w:tcPr>
          <w:p w14:paraId="554F6C7C">
            <w:pPr>
              <w:widowControl/>
              <w:spacing w:line="400" w:lineRule="atLeast"/>
              <w:jc w:val="center"/>
              <w:textAlignment w:val="center"/>
              <w:rPr>
                <w:rFonts w:cs="Times New Roman"/>
                <w:sz w:val="18"/>
                <w:szCs w:val="21"/>
                <w:rPrChange w:id="83" w:author="yanmin" w:date="2024-11-15T17:15:00Z">
                  <w:rPr>
                    <w:rFonts w:cs="Times New Roman"/>
                    <w:sz w:val="21"/>
                    <w:szCs w:val="21"/>
                  </w:rPr>
                </w:rPrChange>
              </w:rPr>
            </w:pPr>
            <w:r>
              <w:rPr>
                <w:rFonts w:cs="Times New Roman"/>
                <w:kern w:val="0"/>
                <w:sz w:val="18"/>
                <w:szCs w:val="21"/>
                <w:lang w:bidi="ar"/>
                <w:rPrChange w:id="84" w:author="yanmin" w:date="2024-11-15T17:15:00Z">
                  <w:rPr>
                    <w:rFonts w:cs="Times New Roman"/>
                    <w:kern w:val="0"/>
                    <w:sz w:val="21"/>
                    <w:szCs w:val="21"/>
                    <w:lang w:bidi="ar"/>
                  </w:rPr>
                </w:rPrChange>
              </w:rPr>
              <w:t>0.875(0.023</w:t>
            </w:r>
            <w:r>
              <w:rPr>
                <w:rFonts w:hint="eastAsia" w:cs="Times New Roman"/>
                <w:kern w:val="0"/>
                <w:sz w:val="18"/>
                <w:szCs w:val="21"/>
                <w:lang w:bidi="ar"/>
                <w:rPrChange w:id="85" w:author="yanmin" w:date="2024-11-15T17:15:00Z">
                  <w:rPr>
                    <w:rFonts w:hint="eastAsia" w:cs="Times New Roman"/>
                    <w:kern w:val="0"/>
                    <w:sz w:val="21"/>
                    <w:szCs w:val="21"/>
                    <w:lang w:bidi="ar"/>
                  </w:rPr>
                </w:rPrChange>
              </w:rPr>
              <w:t>)</w:t>
            </w:r>
          </w:p>
        </w:tc>
        <w:tc>
          <w:tcPr>
            <w:tcW w:w="0" w:type="auto"/>
            <w:noWrap/>
          </w:tcPr>
          <w:p w14:paraId="6301A63D">
            <w:pPr>
              <w:widowControl/>
              <w:spacing w:line="400" w:lineRule="atLeast"/>
              <w:jc w:val="center"/>
              <w:textAlignment w:val="center"/>
              <w:rPr>
                <w:rFonts w:cs="Times New Roman"/>
                <w:sz w:val="18"/>
                <w:szCs w:val="21"/>
                <w:rPrChange w:id="86" w:author="yanmin" w:date="2024-11-15T17:15:00Z">
                  <w:rPr>
                    <w:rFonts w:cs="Times New Roman"/>
                    <w:sz w:val="21"/>
                    <w:szCs w:val="21"/>
                  </w:rPr>
                </w:rPrChange>
              </w:rPr>
            </w:pPr>
            <w:r>
              <w:rPr>
                <w:rFonts w:cs="Times New Roman"/>
                <w:kern w:val="0"/>
                <w:sz w:val="18"/>
                <w:szCs w:val="21"/>
                <w:lang w:bidi="ar"/>
                <w:rPrChange w:id="87" w:author="yanmin" w:date="2024-11-15T17:15:00Z">
                  <w:rPr>
                    <w:rFonts w:cs="Times New Roman"/>
                    <w:kern w:val="0"/>
                    <w:sz w:val="21"/>
                    <w:szCs w:val="21"/>
                    <w:lang w:bidi="ar"/>
                  </w:rPr>
                </w:rPrChange>
              </w:rPr>
              <w:t>0.892(0.020</w:t>
            </w:r>
            <w:r>
              <w:rPr>
                <w:rFonts w:hint="eastAsia" w:cs="Times New Roman"/>
                <w:kern w:val="0"/>
                <w:sz w:val="18"/>
                <w:szCs w:val="21"/>
                <w:lang w:bidi="ar"/>
                <w:rPrChange w:id="88" w:author="yanmin" w:date="2024-11-15T17:15:00Z">
                  <w:rPr>
                    <w:rFonts w:hint="eastAsia" w:cs="Times New Roman"/>
                    <w:kern w:val="0"/>
                    <w:sz w:val="21"/>
                    <w:szCs w:val="21"/>
                    <w:lang w:bidi="ar"/>
                  </w:rPr>
                </w:rPrChange>
              </w:rPr>
              <w:t>)</w:t>
            </w:r>
          </w:p>
        </w:tc>
      </w:tr>
      <w:tr w14:paraId="4F7171E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069CAAE3">
            <w:pPr>
              <w:spacing w:line="500" w:lineRule="exact"/>
              <w:jc w:val="center"/>
              <w:rPr>
                <w:rFonts w:cs="Times New Roman"/>
                <w:sz w:val="18"/>
                <w:szCs w:val="21"/>
                <w:rPrChange w:id="89" w:author="yanmin" w:date="2024-11-15T17:15:00Z">
                  <w:rPr>
                    <w:rFonts w:cs="Times New Roman"/>
                    <w:sz w:val="21"/>
                    <w:szCs w:val="21"/>
                  </w:rPr>
                </w:rPrChange>
              </w:rPr>
            </w:pPr>
          </w:p>
        </w:tc>
        <w:tc>
          <w:tcPr>
            <w:tcW w:w="0" w:type="auto"/>
            <w:noWrap/>
          </w:tcPr>
          <w:p w14:paraId="43547D76">
            <w:pPr>
              <w:widowControl/>
              <w:spacing w:line="400" w:lineRule="atLeast"/>
              <w:textAlignment w:val="center"/>
              <w:rPr>
                <w:rFonts w:cs="Times New Roman"/>
                <w:sz w:val="18"/>
                <w:szCs w:val="21"/>
                <w:rPrChange w:id="90" w:author="yanmin" w:date="2024-11-15T17:15:00Z">
                  <w:rPr>
                    <w:rFonts w:cs="Times New Roman"/>
                    <w:sz w:val="21"/>
                    <w:szCs w:val="21"/>
                  </w:rPr>
                </w:rPrChange>
              </w:rPr>
            </w:pPr>
            <w:r>
              <w:rPr>
                <w:rFonts w:cs="Times New Roman"/>
                <w:kern w:val="0"/>
                <w:sz w:val="18"/>
                <w:szCs w:val="21"/>
                <w:lang w:bidi="ar"/>
                <w:rPrChange w:id="91" w:author="yanmin" w:date="2024-11-15T17:15:00Z">
                  <w:rPr>
                    <w:rFonts w:cs="Times New Roman"/>
                    <w:kern w:val="0"/>
                    <w:sz w:val="21"/>
                    <w:szCs w:val="21"/>
                    <w:lang w:bidi="ar"/>
                  </w:rPr>
                </w:rPrChange>
              </w:rPr>
              <w:t>DeepConv-DT</w:t>
            </w:r>
            <w:r>
              <w:rPr>
                <w:rFonts w:hint="eastAsia" w:cs="Times New Roman"/>
                <w:sz w:val="18"/>
                <w:szCs w:val="21"/>
                <w:rPrChange w:id="92" w:author="yanmin" w:date="2024-11-15T17:15:00Z">
                  <w:rPr>
                    <w:rFonts w:hint="eastAsia" w:cs="Times New Roman"/>
                    <w:sz w:val="21"/>
                    <w:szCs w:val="21"/>
                  </w:rPr>
                </w:rPrChange>
              </w:rPr>
              <w:t>I</w:t>
            </w:r>
          </w:p>
        </w:tc>
        <w:tc>
          <w:tcPr>
            <w:tcW w:w="0" w:type="auto"/>
            <w:noWrap/>
          </w:tcPr>
          <w:p w14:paraId="1B5DFE26">
            <w:pPr>
              <w:widowControl/>
              <w:spacing w:line="400" w:lineRule="atLeast"/>
              <w:jc w:val="center"/>
              <w:textAlignment w:val="center"/>
              <w:rPr>
                <w:rFonts w:cs="Times New Roman"/>
                <w:sz w:val="18"/>
                <w:szCs w:val="21"/>
                <w:rPrChange w:id="93" w:author="yanmin" w:date="2024-11-15T17:15:00Z">
                  <w:rPr>
                    <w:rFonts w:cs="Times New Roman"/>
                    <w:sz w:val="21"/>
                    <w:szCs w:val="21"/>
                  </w:rPr>
                </w:rPrChange>
              </w:rPr>
            </w:pPr>
            <w:r>
              <w:rPr>
                <w:rFonts w:cs="Times New Roman"/>
                <w:kern w:val="0"/>
                <w:sz w:val="18"/>
                <w:szCs w:val="21"/>
                <w:lang w:bidi="ar"/>
                <w:rPrChange w:id="94" w:author="yanmin" w:date="2024-11-15T17:15:00Z">
                  <w:rPr>
                    <w:rFonts w:cs="Times New Roman"/>
                    <w:kern w:val="0"/>
                    <w:sz w:val="21"/>
                    <w:szCs w:val="21"/>
                    <w:lang w:bidi="ar"/>
                  </w:rPr>
                </w:rPrChange>
              </w:rPr>
              <w:t>0.945(0.002</w:t>
            </w:r>
            <w:r>
              <w:rPr>
                <w:rFonts w:hint="eastAsia" w:cs="Times New Roman"/>
                <w:kern w:val="0"/>
                <w:sz w:val="18"/>
                <w:szCs w:val="21"/>
                <w:lang w:bidi="ar"/>
                <w:rPrChange w:id="95" w:author="yanmin" w:date="2024-11-15T17:15:00Z">
                  <w:rPr>
                    <w:rFonts w:hint="eastAsia" w:cs="Times New Roman"/>
                    <w:kern w:val="0"/>
                    <w:sz w:val="21"/>
                    <w:szCs w:val="21"/>
                    <w:lang w:bidi="ar"/>
                  </w:rPr>
                </w:rPrChange>
              </w:rPr>
              <w:t>)</w:t>
            </w:r>
          </w:p>
        </w:tc>
        <w:tc>
          <w:tcPr>
            <w:tcW w:w="0" w:type="auto"/>
            <w:noWrap/>
          </w:tcPr>
          <w:p w14:paraId="7FEBA8F4">
            <w:pPr>
              <w:widowControl/>
              <w:spacing w:line="400" w:lineRule="atLeast"/>
              <w:jc w:val="center"/>
              <w:textAlignment w:val="center"/>
              <w:rPr>
                <w:rFonts w:cs="Times New Roman"/>
                <w:sz w:val="18"/>
                <w:szCs w:val="21"/>
                <w:rPrChange w:id="96" w:author="yanmin" w:date="2024-11-15T17:15:00Z">
                  <w:rPr>
                    <w:rFonts w:cs="Times New Roman"/>
                    <w:sz w:val="21"/>
                    <w:szCs w:val="21"/>
                  </w:rPr>
                </w:rPrChange>
              </w:rPr>
            </w:pPr>
            <w:r>
              <w:rPr>
                <w:rFonts w:cs="Times New Roman"/>
                <w:kern w:val="0"/>
                <w:sz w:val="18"/>
                <w:szCs w:val="21"/>
                <w:lang w:bidi="ar"/>
                <w:rPrChange w:id="97" w:author="yanmin" w:date="2024-11-15T17:15:00Z">
                  <w:rPr>
                    <w:rFonts w:cs="Times New Roman"/>
                    <w:kern w:val="0"/>
                    <w:sz w:val="21"/>
                    <w:szCs w:val="21"/>
                    <w:lang w:bidi="ar"/>
                  </w:rPr>
                </w:rPrChange>
              </w:rPr>
              <w:t>0.925(0.005</w:t>
            </w:r>
            <w:r>
              <w:rPr>
                <w:rFonts w:hint="eastAsia" w:cs="Times New Roman"/>
                <w:kern w:val="0"/>
                <w:sz w:val="18"/>
                <w:szCs w:val="21"/>
                <w:lang w:bidi="ar"/>
                <w:rPrChange w:id="98" w:author="yanmin" w:date="2024-11-15T17:15:00Z">
                  <w:rPr>
                    <w:rFonts w:hint="eastAsia" w:cs="Times New Roman"/>
                    <w:kern w:val="0"/>
                    <w:sz w:val="21"/>
                    <w:szCs w:val="21"/>
                    <w:lang w:bidi="ar"/>
                  </w:rPr>
                </w:rPrChange>
              </w:rPr>
              <w:t>)</w:t>
            </w:r>
          </w:p>
        </w:tc>
        <w:tc>
          <w:tcPr>
            <w:tcW w:w="0" w:type="auto"/>
            <w:noWrap/>
          </w:tcPr>
          <w:p w14:paraId="0EBD9ED7">
            <w:pPr>
              <w:widowControl/>
              <w:spacing w:line="400" w:lineRule="atLeast"/>
              <w:jc w:val="center"/>
              <w:textAlignment w:val="center"/>
              <w:rPr>
                <w:rFonts w:cs="Times New Roman"/>
                <w:sz w:val="18"/>
                <w:szCs w:val="21"/>
                <w:rPrChange w:id="99" w:author="yanmin" w:date="2024-11-15T17:15:00Z">
                  <w:rPr>
                    <w:rFonts w:cs="Times New Roman"/>
                    <w:sz w:val="21"/>
                    <w:szCs w:val="21"/>
                  </w:rPr>
                </w:rPrChange>
              </w:rPr>
            </w:pPr>
            <w:r>
              <w:rPr>
                <w:rFonts w:cs="Times New Roman"/>
                <w:kern w:val="0"/>
                <w:sz w:val="18"/>
                <w:szCs w:val="21"/>
                <w:lang w:bidi="ar"/>
                <w:rPrChange w:id="100" w:author="yanmin" w:date="2024-11-15T17:15:00Z">
                  <w:rPr>
                    <w:rFonts w:cs="Times New Roman"/>
                    <w:kern w:val="0"/>
                    <w:sz w:val="21"/>
                    <w:szCs w:val="21"/>
                    <w:lang w:bidi="ar"/>
                  </w:rPr>
                </w:rPrChange>
              </w:rPr>
              <w:t>0.882(0.007</w:t>
            </w:r>
            <w:r>
              <w:rPr>
                <w:rFonts w:hint="eastAsia" w:cs="Times New Roman"/>
                <w:kern w:val="0"/>
                <w:sz w:val="18"/>
                <w:szCs w:val="21"/>
                <w:lang w:bidi="ar"/>
                <w:rPrChange w:id="101" w:author="yanmin" w:date="2024-11-15T17:15:00Z">
                  <w:rPr>
                    <w:rFonts w:hint="eastAsia" w:cs="Times New Roman"/>
                    <w:kern w:val="0"/>
                    <w:sz w:val="21"/>
                    <w:szCs w:val="21"/>
                    <w:lang w:bidi="ar"/>
                  </w:rPr>
                </w:rPrChange>
              </w:rPr>
              <w:t>)</w:t>
            </w:r>
          </w:p>
        </w:tc>
        <w:tc>
          <w:tcPr>
            <w:tcW w:w="0" w:type="auto"/>
            <w:noWrap/>
          </w:tcPr>
          <w:p w14:paraId="1B835DDF">
            <w:pPr>
              <w:widowControl/>
              <w:spacing w:line="400" w:lineRule="atLeast"/>
              <w:jc w:val="center"/>
              <w:textAlignment w:val="center"/>
              <w:rPr>
                <w:rFonts w:cs="Times New Roman"/>
                <w:sz w:val="18"/>
                <w:szCs w:val="21"/>
                <w:rPrChange w:id="102" w:author="yanmin" w:date="2024-11-15T17:15:00Z">
                  <w:rPr>
                    <w:rFonts w:cs="Times New Roman"/>
                    <w:sz w:val="21"/>
                    <w:szCs w:val="21"/>
                  </w:rPr>
                </w:rPrChange>
              </w:rPr>
            </w:pPr>
            <w:r>
              <w:rPr>
                <w:rFonts w:cs="Times New Roman"/>
                <w:kern w:val="0"/>
                <w:sz w:val="18"/>
                <w:szCs w:val="21"/>
                <w:lang w:bidi="ar"/>
                <w:rPrChange w:id="103" w:author="yanmin" w:date="2024-11-15T17:15:00Z">
                  <w:rPr>
                    <w:rFonts w:cs="Times New Roman"/>
                    <w:kern w:val="0"/>
                    <w:sz w:val="21"/>
                    <w:szCs w:val="21"/>
                    <w:lang w:bidi="ar"/>
                  </w:rPr>
                </w:rPrChange>
              </w:rPr>
              <w:t>0.873(0.018</w:t>
            </w:r>
            <w:r>
              <w:rPr>
                <w:rFonts w:hint="eastAsia" w:cs="Times New Roman"/>
                <w:kern w:val="0"/>
                <w:sz w:val="18"/>
                <w:szCs w:val="21"/>
                <w:lang w:bidi="ar"/>
                <w:rPrChange w:id="104" w:author="yanmin" w:date="2024-11-15T17:15:00Z">
                  <w:rPr>
                    <w:rFonts w:hint="eastAsia" w:cs="Times New Roman"/>
                    <w:kern w:val="0"/>
                    <w:sz w:val="21"/>
                    <w:szCs w:val="21"/>
                    <w:lang w:bidi="ar"/>
                  </w:rPr>
                </w:rPrChange>
              </w:rPr>
              <w:t>)</w:t>
            </w:r>
          </w:p>
        </w:tc>
        <w:tc>
          <w:tcPr>
            <w:tcW w:w="0" w:type="auto"/>
            <w:noWrap/>
          </w:tcPr>
          <w:p w14:paraId="19B4FD98">
            <w:pPr>
              <w:widowControl/>
              <w:spacing w:line="400" w:lineRule="atLeast"/>
              <w:jc w:val="center"/>
              <w:textAlignment w:val="center"/>
              <w:rPr>
                <w:rFonts w:cs="Times New Roman"/>
                <w:sz w:val="18"/>
                <w:szCs w:val="21"/>
                <w:rPrChange w:id="105" w:author="yanmin" w:date="2024-11-15T17:15:00Z">
                  <w:rPr>
                    <w:rFonts w:cs="Times New Roman"/>
                    <w:sz w:val="21"/>
                    <w:szCs w:val="21"/>
                  </w:rPr>
                </w:rPrChange>
              </w:rPr>
            </w:pPr>
            <w:r>
              <w:rPr>
                <w:rFonts w:cs="Times New Roman"/>
                <w:kern w:val="0"/>
                <w:sz w:val="18"/>
                <w:szCs w:val="21"/>
                <w:lang w:bidi="ar"/>
                <w:rPrChange w:id="106" w:author="yanmin" w:date="2024-11-15T17:15:00Z">
                  <w:rPr>
                    <w:rFonts w:cs="Times New Roman"/>
                    <w:kern w:val="0"/>
                    <w:sz w:val="21"/>
                    <w:szCs w:val="21"/>
                    <w:lang w:bidi="ar"/>
                  </w:rPr>
                </w:rPrChange>
              </w:rPr>
              <w:t>0.894(0.009</w:t>
            </w:r>
            <w:r>
              <w:rPr>
                <w:rFonts w:hint="eastAsia" w:cs="Times New Roman"/>
                <w:kern w:val="0"/>
                <w:sz w:val="18"/>
                <w:szCs w:val="21"/>
                <w:lang w:bidi="ar"/>
                <w:rPrChange w:id="107" w:author="yanmin" w:date="2024-11-15T17:15:00Z">
                  <w:rPr>
                    <w:rFonts w:hint="eastAsia" w:cs="Times New Roman"/>
                    <w:kern w:val="0"/>
                    <w:sz w:val="21"/>
                    <w:szCs w:val="21"/>
                    <w:lang w:bidi="ar"/>
                  </w:rPr>
                </w:rPrChange>
              </w:rPr>
              <w:t>)</w:t>
            </w:r>
          </w:p>
        </w:tc>
      </w:tr>
      <w:tr w14:paraId="5F9985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4E2C9CC3">
            <w:pPr>
              <w:spacing w:line="500" w:lineRule="exact"/>
              <w:jc w:val="center"/>
              <w:rPr>
                <w:rFonts w:cs="Times New Roman"/>
                <w:sz w:val="18"/>
                <w:szCs w:val="21"/>
                <w:rPrChange w:id="108" w:author="yanmin" w:date="2024-11-15T17:15:00Z">
                  <w:rPr>
                    <w:rFonts w:cs="Times New Roman"/>
                    <w:sz w:val="21"/>
                    <w:szCs w:val="21"/>
                  </w:rPr>
                </w:rPrChange>
              </w:rPr>
            </w:pPr>
          </w:p>
        </w:tc>
        <w:tc>
          <w:tcPr>
            <w:tcW w:w="0" w:type="auto"/>
            <w:noWrap/>
          </w:tcPr>
          <w:p w14:paraId="2086D4DC">
            <w:pPr>
              <w:widowControl/>
              <w:spacing w:line="400" w:lineRule="atLeast"/>
              <w:textAlignment w:val="center"/>
              <w:rPr>
                <w:rFonts w:cs="Times New Roman"/>
                <w:sz w:val="18"/>
                <w:szCs w:val="21"/>
                <w:rPrChange w:id="109" w:author="yanmin" w:date="2024-11-15T17:15:00Z">
                  <w:rPr>
                    <w:rFonts w:cs="Times New Roman"/>
                    <w:sz w:val="21"/>
                    <w:szCs w:val="21"/>
                  </w:rPr>
                </w:rPrChange>
              </w:rPr>
            </w:pPr>
            <w:r>
              <w:rPr>
                <w:rFonts w:cs="Times New Roman"/>
                <w:kern w:val="0"/>
                <w:sz w:val="18"/>
                <w:szCs w:val="21"/>
                <w:lang w:bidi="ar"/>
                <w:rPrChange w:id="110" w:author="yanmin" w:date="2024-11-15T17:15:00Z">
                  <w:rPr>
                    <w:rFonts w:cs="Times New Roman"/>
                    <w:kern w:val="0"/>
                    <w:sz w:val="21"/>
                    <w:szCs w:val="21"/>
                    <w:lang w:bidi="ar"/>
                  </w:rPr>
                </w:rPrChange>
              </w:rPr>
              <w:t>GraphDT</w:t>
            </w:r>
            <w:r>
              <w:rPr>
                <w:rFonts w:hint="eastAsia" w:cs="Times New Roman"/>
                <w:kern w:val="0"/>
                <w:sz w:val="18"/>
                <w:szCs w:val="21"/>
                <w:lang w:bidi="ar"/>
                <w:rPrChange w:id="111" w:author="yanmin" w:date="2024-11-15T17:15:00Z">
                  <w:rPr>
                    <w:rFonts w:hint="eastAsia" w:cs="Times New Roman"/>
                    <w:kern w:val="0"/>
                    <w:sz w:val="21"/>
                    <w:szCs w:val="21"/>
                    <w:lang w:bidi="ar"/>
                  </w:rPr>
                </w:rPrChange>
              </w:rPr>
              <w:t>A</w:t>
            </w:r>
          </w:p>
        </w:tc>
        <w:tc>
          <w:tcPr>
            <w:tcW w:w="0" w:type="auto"/>
            <w:noWrap/>
          </w:tcPr>
          <w:p w14:paraId="6FA0C49A">
            <w:pPr>
              <w:widowControl/>
              <w:spacing w:line="400" w:lineRule="atLeast"/>
              <w:jc w:val="center"/>
              <w:textAlignment w:val="center"/>
              <w:rPr>
                <w:rFonts w:cs="Times New Roman"/>
                <w:sz w:val="18"/>
                <w:szCs w:val="21"/>
                <w:rPrChange w:id="112" w:author="yanmin" w:date="2024-11-15T17:15:00Z">
                  <w:rPr>
                    <w:rFonts w:cs="Times New Roman"/>
                    <w:sz w:val="21"/>
                    <w:szCs w:val="21"/>
                  </w:rPr>
                </w:rPrChange>
              </w:rPr>
            </w:pPr>
            <w:r>
              <w:rPr>
                <w:rFonts w:cs="Times New Roman"/>
                <w:kern w:val="0"/>
                <w:sz w:val="18"/>
                <w:szCs w:val="21"/>
                <w:lang w:bidi="ar"/>
                <w:rPrChange w:id="113" w:author="yanmin" w:date="2024-11-15T17:15:00Z">
                  <w:rPr>
                    <w:rFonts w:cs="Times New Roman"/>
                    <w:kern w:val="0"/>
                    <w:sz w:val="21"/>
                    <w:szCs w:val="21"/>
                    <w:lang w:bidi="ar"/>
                  </w:rPr>
                </w:rPrChange>
              </w:rPr>
              <w:t>0.951(0.002</w:t>
            </w:r>
            <w:r>
              <w:rPr>
                <w:rFonts w:hint="eastAsia" w:cs="Times New Roman"/>
                <w:kern w:val="0"/>
                <w:sz w:val="18"/>
                <w:szCs w:val="21"/>
                <w:lang w:bidi="ar"/>
                <w:rPrChange w:id="114" w:author="yanmin" w:date="2024-11-15T17:15:00Z">
                  <w:rPr>
                    <w:rFonts w:hint="eastAsia" w:cs="Times New Roman"/>
                    <w:kern w:val="0"/>
                    <w:sz w:val="21"/>
                    <w:szCs w:val="21"/>
                    <w:lang w:bidi="ar"/>
                  </w:rPr>
                </w:rPrChange>
              </w:rPr>
              <w:t>)</w:t>
            </w:r>
          </w:p>
        </w:tc>
        <w:tc>
          <w:tcPr>
            <w:tcW w:w="0" w:type="auto"/>
            <w:noWrap/>
          </w:tcPr>
          <w:p w14:paraId="05A32922">
            <w:pPr>
              <w:widowControl/>
              <w:spacing w:line="400" w:lineRule="atLeast"/>
              <w:jc w:val="center"/>
              <w:textAlignment w:val="center"/>
              <w:rPr>
                <w:rFonts w:cs="Times New Roman"/>
                <w:sz w:val="18"/>
                <w:szCs w:val="21"/>
                <w:rPrChange w:id="115" w:author="yanmin" w:date="2024-11-15T17:15:00Z">
                  <w:rPr>
                    <w:rFonts w:cs="Times New Roman"/>
                    <w:sz w:val="21"/>
                    <w:szCs w:val="21"/>
                  </w:rPr>
                </w:rPrChange>
              </w:rPr>
            </w:pPr>
            <w:r>
              <w:rPr>
                <w:rFonts w:cs="Times New Roman"/>
                <w:kern w:val="0"/>
                <w:sz w:val="18"/>
                <w:szCs w:val="21"/>
                <w:lang w:bidi="ar"/>
                <w:rPrChange w:id="116" w:author="yanmin" w:date="2024-11-15T17:15:00Z">
                  <w:rPr>
                    <w:rFonts w:cs="Times New Roman"/>
                    <w:kern w:val="0"/>
                    <w:sz w:val="21"/>
                    <w:szCs w:val="21"/>
                    <w:lang w:bidi="ar"/>
                  </w:rPr>
                </w:rPrChange>
              </w:rPr>
              <w:t>0.934(0.002</w:t>
            </w:r>
            <w:r>
              <w:rPr>
                <w:rFonts w:hint="eastAsia" w:cs="Times New Roman"/>
                <w:kern w:val="0"/>
                <w:sz w:val="18"/>
                <w:szCs w:val="21"/>
                <w:lang w:bidi="ar"/>
                <w:rPrChange w:id="117" w:author="yanmin" w:date="2024-11-15T17:15:00Z">
                  <w:rPr>
                    <w:rFonts w:hint="eastAsia" w:cs="Times New Roman"/>
                    <w:kern w:val="0"/>
                    <w:sz w:val="21"/>
                    <w:szCs w:val="21"/>
                    <w:lang w:bidi="ar"/>
                  </w:rPr>
                </w:rPrChange>
              </w:rPr>
              <w:t>)</w:t>
            </w:r>
          </w:p>
        </w:tc>
        <w:tc>
          <w:tcPr>
            <w:tcW w:w="0" w:type="auto"/>
            <w:noWrap/>
          </w:tcPr>
          <w:p w14:paraId="5F6DA117">
            <w:pPr>
              <w:widowControl/>
              <w:spacing w:line="400" w:lineRule="atLeast"/>
              <w:jc w:val="center"/>
              <w:textAlignment w:val="center"/>
              <w:rPr>
                <w:rFonts w:cs="Times New Roman"/>
                <w:sz w:val="18"/>
                <w:szCs w:val="21"/>
                <w:rPrChange w:id="118" w:author="yanmin" w:date="2024-11-15T17:15:00Z">
                  <w:rPr>
                    <w:rFonts w:cs="Times New Roman"/>
                    <w:sz w:val="21"/>
                    <w:szCs w:val="21"/>
                  </w:rPr>
                </w:rPrChange>
              </w:rPr>
            </w:pPr>
            <w:r>
              <w:rPr>
                <w:rFonts w:cs="Times New Roman"/>
                <w:kern w:val="0"/>
                <w:sz w:val="18"/>
                <w:szCs w:val="21"/>
                <w:lang w:bidi="ar"/>
                <w:rPrChange w:id="119" w:author="yanmin" w:date="2024-11-15T17:15:00Z">
                  <w:rPr>
                    <w:rFonts w:cs="Times New Roman"/>
                    <w:kern w:val="0"/>
                    <w:sz w:val="21"/>
                    <w:szCs w:val="21"/>
                    <w:lang w:bidi="ar"/>
                  </w:rPr>
                </w:rPrChange>
              </w:rPr>
              <w:t>0.888(0.005</w:t>
            </w:r>
            <w:r>
              <w:rPr>
                <w:rFonts w:hint="eastAsia" w:cs="Times New Roman"/>
                <w:kern w:val="0"/>
                <w:sz w:val="18"/>
                <w:szCs w:val="21"/>
                <w:lang w:bidi="ar"/>
                <w:rPrChange w:id="120" w:author="yanmin" w:date="2024-11-15T17:15:00Z">
                  <w:rPr>
                    <w:rFonts w:hint="eastAsia" w:cs="Times New Roman"/>
                    <w:kern w:val="0"/>
                    <w:sz w:val="21"/>
                    <w:szCs w:val="21"/>
                    <w:lang w:bidi="ar"/>
                  </w:rPr>
                </w:rPrChange>
              </w:rPr>
              <w:t>)</w:t>
            </w:r>
          </w:p>
        </w:tc>
        <w:tc>
          <w:tcPr>
            <w:tcW w:w="0" w:type="auto"/>
            <w:noWrap/>
          </w:tcPr>
          <w:p w14:paraId="0BC9E1D9">
            <w:pPr>
              <w:widowControl/>
              <w:spacing w:line="400" w:lineRule="atLeast"/>
              <w:jc w:val="center"/>
              <w:textAlignment w:val="center"/>
              <w:rPr>
                <w:rFonts w:cs="Times New Roman"/>
                <w:sz w:val="18"/>
                <w:szCs w:val="21"/>
                <w:rPrChange w:id="121" w:author="yanmin" w:date="2024-11-15T17:15:00Z">
                  <w:rPr>
                    <w:rFonts w:cs="Times New Roman"/>
                    <w:sz w:val="21"/>
                    <w:szCs w:val="21"/>
                  </w:rPr>
                </w:rPrChange>
              </w:rPr>
            </w:pPr>
            <w:r>
              <w:rPr>
                <w:rFonts w:cs="Times New Roman"/>
                <w:kern w:val="0"/>
                <w:sz w:val="18"/>
                <w:szCs w:val="21"/>
                <w:lang w:bidi="ar"/>
                <w:rPrChange w:id="122" w:author="yanmin" w:date="2024-11-15T17:15:00Z">
                  <w:rPr>
                    <w:rFonts w:cs="Times New Roman"/>
                    <w:kern w:val="0"/>
                    <w:sz w:val="21"/>
                    <w:szCs w:val="21"/>
                    <w:lang w:bidi="ar"/>
                  </w:rPr>
                </w:rPrChange>
              </w:rPr>
              <w:t>0.882(0.012</w:t>
            </w:r>
            <w:r>
              <w:rPr>
                <w:rFonts w:hint="eastAsia" w:cs="Times New Roman"/>
                <w:kern w:val="0"/>
                <w:sz w:val="18"/>
                <w:szCs w:val="21"/>
                <w:lang w:bidi="ar"/>
                <w:rPrChange w:id="123" w:author="yanmin" w:date="2024-11-15T17:15:00Z">
                  <w:rPr>
                    <w:rFonts w:hint="eastAsia" w:cs="Times New Roman"/>
                    <w:kern w:val="0"/>
                    <w:sz w:val="21"/>
                    <w:szCs w:val="21"/>
                    <w:lang w:bidi="ar"/>
                  </w:rPr>
                </w:rPrChange>
              </w:rPr>
              <w:t>)</w:t>
            </w:r>
          </w:p>
        </w:tc>
        <w:tc>
          <w:tcPr>
            <w:tcW w:w="0" w:type="auto"/>
            <w:noWrap/>
          </w:tcPr>
          <w:p w14:paraId="5AEA0A49">
            <w:pPr>
              <w:widowControl/>
              <w:spacing w:line="400" w:lineRule="atLeast"/>
              <w:jc w:val="center"/>
              <w:textAlignment w:val="center"/>
              <w:rPr>
                <w:rFonts w:cs="Times New Roman"/>
                <w:sz w:val="18"/>
                <w:szCs w:val="21"/>
                <w:rPrChange w:id="124" w:author="yanmin" w:date="2024-11-15T17:15:00Z">
                  <w:rPr>
                    <w:rFonts w:cs="Times New Roman"/>
                    <w:sz w:val="21"/>
                    <w:szCs w:val="21"/>
                  </w:rPr>
                </w:rPrChange>
              </w:rPr>
            </w:pPr>
            <w:r>
              <w:rPr>
                <w:rFonts w:cs="Times New Roman"/>
                <w:kern w:val="0"/>
                <w:sz w:val="18"/>
                <w:szCs w:val="21"/>
                <w:lang w:bidi="ar"/>
                <w:rPrChange w:id="125" w:author="yanmin" w:date="2024-11-15T17:15:00Z">
                  <w:rPr>
                    <w:rFonts w:cs="Times New Roman"/>
                    <w:kern w:val="0"/>
                    <w:sz w:val="21"/>
                    <w:szCs w:val="21"/>
                    <w:lang w:bidi="ar"/>
                  </w:rPr>
                </w:rPrChange>
              </w:rPr>
              <w:t>0.897(0.008</w:t>
            </w:r>
            <w:r>
              <w:rPr>
                <w:rFonts w:hint="eastAsia" w:cs="Times New Roman"/>
                <w:kern w:val="0"/>
                <w:sz w:val="18"/>
                <w:szCs w:val="21"/>
                <w:lang w:bidi="ar"/>
                <w:rPrChange w:id="126" w:author="yanmin" w:date="2024-11-15T17:15:00Z">
                  <w:rPr>
                    <w:rFonts w:hint="eastAsia" w:cs="Times New Roman"/>
                    <w:kern w:val="0"/>
                    <w:sz w:val="21"/>
                    <w:szCs w:val="21"/>
                    <w:lang w:bidi="ar"/>
                  </w:rPr>
                </w:rPrChange>
              </w:rPr>
              <w:t>)</w:t>
            </w:r>
          </w:p>
        </w:tc>
      </w:tr>
      <w:tr w14:paraId="57A749C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7" w:hRule="atLeast"/>
          <w:jc w:val="center"/>
        </w:trPr>
        <w:tc>
          <w:tcPr>
            <w:tcW w:w="0" w:type="auto"/>
            <w:vMerge w:val="continue"/>
            <w:noWrap/>
          </w:tcPr>
          <w:p w14:paraId="1F964C4A">
            <w:pPr>
              <w:spacing w:line="500" w:lineRule="exact"/>
              <w:jc w:val="center"/>
              <w:rPr>
                <w:rFonts w:cs="Times New Roman"/>
                <w:sz w:val="18"/>
                <w:szCs w:val="21"/>
                <w:rPrChange w:id="127" w:author="yanmin" w:date="2024-11-15T17:15:00Z">
                  <w:rPr>
                    <w:rFonts w:cs="Times New Roman"/>
                    <w:sz w:val="21"/>
                    <w:szCs w:val="21"/>
                  </w:rPr>
                </w:rPrChange>
              </w:rPr>
            </w:pPr>
          </w:p>
        </w:tc>
        <w:tc>
          <w:tcPr>
            <w:tcW w:w="0" w:type="auto"/>
            <w:noWrap/>
          </w:tcPr>
          <w:p w14:paraId="63F976EA">
            <w:pPr>
              <w:widowControl/>
              <w:spacing w:line="400" w:lineRule="atLeast"/>
              <w:textAlignment w:val="center"/>
              <w:rPr>
                <w:rFonts w:cs="Times New Roman"/>
                <w:sz w:val="18"/>
                <w:szCs w:val="21"/>
                <w:rPrChange w:id="128" w:author="yanmin" w:date="2024-11-15T17:15:00Z">
                  <w:rPr>
                    <w:rFonts w:cs="Times New Roman"/>
                    <w:sz w:val="21"/>
                    <w:szCs w:val="21"/>
                  </w:rPr>
                </w:rPrChange>
              </w:rPr>
            </w:pPr>
            <w:r>
              <w:rPr>
                <w:rFonts w:cs="Times New Roman"/>
                <w:kern w:val="0"/>
                <w:sz w:val="18"/>
                <w:szCs w:val="21"/>
                <w:lang w:bidi="ar"/>
                <w:rPrChange w:id="129" w:author="yanmin" w:date="2024-11-15T17:15:00Z">
                  <w:rPr>
                    <w:rFonts w:cs="Times New Roman"/>
                    <w:kern w:val="0"/>
                    <w:sz w:val="21"/>
                    <w:szCs w:val="21"/>
                    <w:lang w:bidi="ar"/>
                  </w:rPr>
                </w:rPrChange>
              </w:rPr>
              <w:t>MolTrans</w:t>
            </w:r>
            <w:r>
              <w:rPr>
                <w:rFonts w:cs="Times New Roman"/>
                <w:sz w:val="18"/>
                <w:szCs w:val="21"/>
                <w:rPrChange w:id="130" w:author="yanmin" w:date="2024-11-15T17:15:00Z">
                  <w:rPr>
                    <w:rFonts w:cs="Times New Roman"/>
                    <w:sz w:val="21"/>
                    <w:szCs w:val="21"/>
                  </w:rPr>
                </w:rPrChange>
              </w:rPr>
              <w:t xml:space="preserve"> </w:t>
            </w:r>
          </w:p>
        </w:tc>
        <w:tc>
          <w:tcPr>
            <w:tcW w:w="0" w:type="auto"/>
            <w:noWrap/>
          </w:tcPr>
          <w:p w14:paraId="7453EC83">
            <w:pPr>
              <w:widowControl/>
              <w:spacing w:line="400" w:lineRule="atLeast"/>
              <w:jc w:val="center"/>
              <w:textAlignment w:val="center"/>
              <w:rPr>
                <w:rFonts w:cs="Times New Roman"/>
                <w:sz w:val="18"/>
                <w:szCs w:val="21"/>
                <w:rPrChange w:id="131" w:author="yanmin" w:date="2024-11-15T17:15:00Z">
                  <w:rPr>
                    <w:rFonts w:cs="Times New Roman"/>
                    <w:sz w:val="21"/>
                    <w:szCs w:val="21"/>
                  </w:rPr>
                </w:rPrChange>
              </w:rPr>
            </w:pPr>
            <w:r>
              <w:rPr>
                <w:rFonts w:cs="Times New Roman"/>
                <w:kern w:val="0"/>
                <w:sz w:val="18"/>
                <w:szCs w:val="21"/>
                <w:lang w:bidi="ar"/>
                <w:rPrChange w:id="132" w:author="yanmin" w:date="2024-11-15T17:15:00Z">
                  <w:rPr>
                    <w:rFonts w:cs="Times New Roman"/>
                    <w:kern w:val="0"/>
                    <w:sz w:val="21"/>
                    <w:szCs w:val="21"/>
                    <w:lang w:bidi="ar"/>
                  </w:rPr>
                </w:rPrChange>
              </w:rPr>
              <w:t>0.952(0.002</w:t>
            </w:r>
            <w:r>
              <w:rPr>
                <w:rFonts w:hint="eastAsia" w:cs="Times New Roman"/>
                <w:kern w:val="0"/>
                <w:sz w:val="18"/>
                <w:szCs w:val="21"/>
                <w:lang w:bidi="ar"/>
                <w:rPrChange w:id="133" w:author="yanmin" w:date="2024-11-15T17:15:00Z">
                  <w:rPr>
                    <w:rFonts w:hint="eastAsia" w:cs="Times New Roman"/>
                    <w:kern w:val="0"/>
                    <w:sz w:val="21"/>
                    <w:szCs w:val="21"/>
                    <w:lang w:bidi="ar"/>
                  </w:rPr>
                </w:rPrChange>
              </w:rPr>
              <w:t>)</w:t>
            </w:r>
          </w:p>
        </w:tc>
        <w:tc>
          <w:tcPr>
            <w:tcW w:w="0" w:type="auto"/>
            <w:noWrap/>
          </w:tcPr>
          <w:p w14:paraId="52A540F2">
            <w:pPr>
              <w:widowControl/>
              <w:spacing w:line="400" w:lineRule="atLeast"/>
              <w:jc w:val="center"/>
              <w:textAlignment w:val="center"/>
              <w:rPr>
                <w:rFonts w:cs="Times New Roman"/>
                <w:sz w:val="18"/>
                <w:szCs w:val="21"/>
                <w:rPrChange w:id="134" w:author="yanmin" w:date="2024-11-15T17:15:00Z">
                  <w:rPr>
                    <w:rFonts w:cs="Times New Roman"/>
                    <w:sz w:val="21"/>
                    <w:szCs w:val="21"/>
                  </w:rPr>
                </w:rPrChange>
              </w:rPr>
            </w:pPr>
            <w:r>
              <w:rPr>
                <w:rFonts w:cs="Times New Roman"/>
                <w:kern w:val="0"/>
                <w:sz w:val="18"/>
                <w:szCs w:val="21"/>
                <w:lang w:bidi="ar"/>
                <w:rPrChange w:id="135" w:author="yanmin" w:date="2024-11-15T17:15:00Z">
                  <w:rPr>
                    <w:rFonts w:cs="Times New Roman"/>
                    <w:kern w:val="0"/>
                    <w:sz w:val="21"/>
                    <w:szCs w:val="21"/>
                    <w:lang w:bidi="ar"/>
                  </w:rPr>
                </w:rPrChange>
              </w:rPr>
              <w:t>0.936(0.001</w:t>
            </w:r>
            <w:r>
              <w:rPr>
                <w:rFonts w:hint="eastAsia" w:cs="Times New Roman"/>
                <w:kern w:val="0"/>
                <w:sz w:val="18"/>
                <w:szCs w:val="21"/>
                <w:lang w:bidi="ar"/>
                <w:rPrChange w:id="136" w:author="yanmin" w:date="2024-11-15T17:15:00Z">
                  <w:rPr>
                    <w:rFonts w:hint="eastAsia" w:cs="Times New Roman"/>
                    <w:kern w:val="0"/>
                    <w:sz w:val="21"/>
                    <w:szCs w:val="21"/>
                    <w:lang w:bidi="ar"/>
                  </w:rPr>
                </w:rPrChange>
              </w:rPr>
              <w:t>)</w:t>
            </w:r>
          </w:p>
        </w:tc>
        <w:tc>
          <w:tcPr>
            <w:tcW w:w="0" w:type="auto"/>
            <w:noWrap/>
          </w:tcPr>
          <w:p w14:paraId="28B9585C">
            <w:pPr>
              <w:widowControl/>
              <w:spacing w:line="400" w:lineRule="atLeast"/>
              <w:jc w:val="center"/>
              <w:textAlignment w:val="center"/>
              <w:rPr>
                <w:rFonts w:cs="Times New Roman"/>
                <w:sz w:val="18"/>
                <w:szCs w:val="21"/>
                <w:rPrChange w:id="137" w:author="yanmin" w:date="2024-11-15T17:15:00Z">
                  <w:rPr>
                    <w:rFonts w:cs="Times New Roman"/>
                    <w:sz w:val="21"/>
                    <w:szCs w:val="21"/>
                  </w:rPr>
                </w:rPrChange>
              </w:rPr>
            </w:pPr>
            <w:r>
              <w:rPr>
                <w:rFonts w:cs="Times New Roman"/>
                <w:kern w:val="0"/>
                <w:sz w:val="18"/>
                <w:szCs w:val="21"/>
                <w:lang w:bidi="ar"/>
                <w:rPrChange w:id="138" w:author="yanmin" w:date="2024-11-15T17:15:00Z">
                  <w:rPr>
                    <w:rFonts w:cs="Times New Roman"/>
                    <w:kern w:val="0"/>
                    <w:sz w:val="21"/>
                    <w:szCs w:val="21"/>
                    <w:lang w:bidi="ar"/>
                  </w:rPr>
                </w:rPrChange>
              </w:rPr>
              <w:t>0.887(0.006</w:t>
            </w:r>
            <w:r>
              <w:rPr>
                <w:rFonts w:hint="eastAsia" w:cs="Times New Roman"/>
                <w:kern w:val="0"/>
                <w:sz w:val="18"/>
                <w:szCs w:val="21"/>
                <w:lang w:bidi="ar"/>
                <w:rPrChange w:id="139" w:author="yanmin" w:date="2024-11-15T17:15:00Z">
                  <w:rPr>
                    <w:rFonts w:hint="eastAsia" w:cs="Times New Roman"/>
                    <w:kern w:val="0"/>
                    <w:sz w:val="21"/>
                    <w:szCs w:val="21"/>
                    <w:lang w:bidi="ar"/>
                  </w:rPr>
                </w:rPrChange>
              </w:rPr>
              <w:t>)</w:t>
            </w:r>
          </w:p>
        </w:tc>
        <w:tc>
          <w:tcPr>
            <w:tcW w:w="0" w:type="auto"/>
            <w:noWrap/>
          </w:tcPr>
          <w:p w14:paraId="697F9018">
            <w:pPr>
              <w:widowControl/>
              <w:spacing w:line="400" w:lineRule="atLeast"/>
              <w:jc w:val="center"/>
              <w:textAlignment w:val="center"/>
              <w:rPr>
                <w:rFonts w:cs="Times New Roman"/>
                <w:sz w:val="18"/>
                <w:szCs w:val="21"/>
                <w:rPrChange w:id="140" w:author="yanmin" w:date="2024-11-15T17:15:00Z">
                  <w:rPr>
                    <w:rFonts w:cs="Times New Roman"/>
                    <w:sz w:val="21"/>
                    <w:szCs w:val="21"/>
                  </w:rPr>
                </w:rPrChange>
              </w:rPr>
            </w:pPr>
            <w:r>
              <w:rPr>
                <w:rFonts w:cs="Times New Roman"/>
                <w:kern w:val="0"/>
                <w:sz w:val="18"/>
                <w:szCs w:val="21"/>
                <w:lang w:bidi="ar"/>
                <w:rPrChange w:id="141" w:author="yanmin" w:date="2024-11-15T17:15:00Z">
                  <w:rPr>
                    <w:rFonts w:cs="Times New Roman"/>
                    <w:kern w:val="0"/>
                    <w:sz w:val="21"/>
                    <w:szCs w:val="21"/>
                    <w:lang w:bidi="ar"/>
                  </w:rPr>
                </w:rPrChange>
              </w:rPr>
              <w:t>0.877(0.016</w:t>
            </w:r>
            <w:r>
              <w:rPr>
                <w:rFonts w:hint="eastAsia" w:cs="Times New Roman"/>
                <w:kern w:val="0"/>
                <w:sz w:val="18"/>
                <w:szCs w:val="21"/>
                <w:lang w:bidi="ar"/>
                <w:rPrChange w:id="142" w:author="yanmin" w:date="2024-11-15T17:15:00Z">
                  <w:rPr>
                    <w:rFonts w:hint="eastAsia" w:cs="Times New Roman"/>
                    <w:kern w:val="0"/>
                    <w:sz w:val="21"/>
                    <w:szCs w:val="21"/>
                    <w:lang w:bidi="ar"/>
                  </w:rPr>
                </w:rPrChange>
              </w:rPr>
              <w:t>)</w:t>
            </w:r>
          </w:p>
        </w:tc>
        <w:tc>
          <w:tcPr>
            <w:tcW w:w="0" w:type="auto"/>
            <w:noWrap/>
          </w:tcPr>
          <w:p w14:paraId="5DC7DE48">
            <w:pPr>
              <w:widowControl/>
              <w:spacing w:line="400" w:lineRule="atLeast"/>
              <w:jc w:val="center"/>
              <w:textAlignment w:val="center"/>
              <w:rPr>
                <w:rFonts w:cs="Times New Roman"/>
                <w:sz w:val="18"/>
                <w:szCs w:val="21"/>
                <w:rPrChange w:id="143" w:author="yanmin" w:date="2024-11-15T17:15:00Z">
                  <w:rPr>
                    <w:rFonts w:cs="Times New Roman"/>
                    <w:sz w:val="21"/>
                    <w:szCs w:val="21"/>
                  </w:rPr>
                </w:rPrChange>
              </w:rPr>
            </w:pPr>
            <w:r>
              <w:rPr>
                <w:rFonts w:cs="Times New Roman"/>
                <w:kern w:val="0"/>
                <w:sz w:val="18"/>
                <w:szCs w:val="21"/>
                <w:lang w:bidi="ar"/>
                <w:rPrChange w:id="144" w:author="yanmin" w:date="2024-11-15T17:15:00Z">
                  <w:rPr>
                    <w:rFonts w:cs="Times New Roman"/>
                    <w:kern w:val="0"/>
                    <w:sz w:val="21"/>
                    <w:szCs w:val="21"/>
                    <w:lang w:bidi="ar"/>
                  </w:rPr>
                </w:rPrChange>
              </w:rPr>
              <w:t>0.902(0.009</w:t>
            </w:r>
            <w:r>
              <w:rPr>
                <w:rFonts w:hint="eastAsia" w:cs="Times New Roman"/>
                <w:kern w:val="0"/>
                <w:sz w:val="18"/>
                <w:szCs w:val="21"/>
                <w:lang w:bidi="ar"/>
                <w:rPrChange w:id="145" w:author="yanmin" w:date="2024-11-15T17:15:00Z">
                  <w:rPr>
                    <w:rFonts w:hint="eastAsia" w:cs="Times New Roman"/>
                    <w:kern w:val="0"/>
                    <w:sz w:val="21"/>
                    <w:szCs w:val="21"/>
                    <w:lang w:bidi="ar"/>
                  </w:rPr>
                </w:rPrChange>
              </w:rPr>
              <w:t>)</w:t>
            </w:r>
          </w:p>
        </w:tc>
      </w:tr>
      <w:tr w14:paraId="063FC46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47C5EDB2">
            <w:pPr>
              <w:spacing w:line="500" w:lineRule="exact"/>
              <w:jc w:val="center"/>
              <w:rPr>
                <w:rFonts w:cs="Times New Roman"/>
                <w:sz w:val="18"/>
                <w:szCs w:val="21"/>
                <w:rPrChange w:id="146" w:author="yanmin" w:date="2024-11-15T17:15:00Z">
                  <w:rPr>
                    <w:rFonts w:cs="Times New Roman"/>
                    <w:sz w:val="21"/>
                    <w:szCs w:val="21"/>
                  </w:rPr>
                </w:rPrChange>
              </w:rPr>
            </w:pPr>
          </w:p>
        </w:tc>
        <w:tc>
          <w:tcPr>
            <w:tcW w:w="0" w:type="auto"/>
            <w:noWrap/>
          </w:tcPr>
          <w:p w14:paraId="0F3CAB6C">
            <w:pPr>
              <w:widowControl/>
              <w:spacing w:line="400" w:lineRule="atLeast"/>
              <w:textAlignment w:val="center"/>
              <w:rPr>
                <w:rFonts w:cs="Times New Roman"/>
                <w:sz w:val="18"/>
                <w:szCs w:val="21"/>
                <w:rPrChange w:id="147" w:author="yanmin" w:date="2024-11-15T17:15:00Z">
                  <w:rPr>
                    <w:rFonts w:cs="Times New Roman"/>
                    <w:sz w:val="21"/>
                    <w:szCs w:val="21"/>
                  </w:rPr>
                </w:rPrChange>
              </w:rPr>
            </w:pPr>
            <w:r>
              <w:rPr>
                <w:rFonts w:cs="Times New Roman"/>
                <w:kern w:val="0"/>
                <w:sz w:val="18"/>
                <w:szCs w:val="21"/>
                <w:lang w:bidi="ar"/>
                <w:rPrChange w:id="148" w:author="yanmin" w:date="2024-11-15T17:15:00Z">
                  <w:rPr>
                    <w:rFonts w:cs="Times New Roman"/>
                    <w:kern w:val="0"/>
                    <w:sz w:val="21"/>
                    <w:szCs w:val="21"/>
                    <w:lang w:bidi="ar"/>
                  </w:rPr>
                </w:rPrChange>
              </w:rPr>
              <w:t>DrugBAN</w:t>
            </w:r>
            <w:r>
              <w:rPr>
                <w:rFonts w:cs="Times New Roman"/>
                <w:sz w:val="18"/>
                <w:szCs w:val="21"/>
                <w:rPrChange w:id="149" w:author="yanmin" w:date="2024-11-15T17:15:00Z">
                  <w:rPr>
                    <w:rFonts w:cs="Times New Roman"/>
                    <w:sz w:val="21"/>
                    <w:szCs w:val="21"/>
                  </w:rPr>
                </w:rPrChange>
              </w:rPr>
              <w:t xml:space="preserve"> </w:t>
            </w:r>
          </w:p>
        </w:tc>
        <w:tc>
          <w:tcPr>
            <w:tcW w:w="0" w:type="auto"/>
            <w:noWrap/>
          </w:tcPr>
          <w:p w14:paraId="2588F4F9">
            <w:pPr>
              <w:widowControl/>
              <w:spacing w:line="400" w:lineRule="atLeast"/>
              <w:jc w:val="center"/>
              <w:textAlignment w:val="center"/>
              <w:rPr>
                <w:rFonts w:cs="Times New Roman"/>
                <w:sz w:val="18"/>
                <w:szCs w:val="21"/>
                <w:u w:val="single"/>
                <w:rPrChange w:id="150" w:author="yanmin" w:date="2024-11-15T17:15:00Z">
                  <w:rPr>
                    <w:rFonts w:cs="Times New Roman"/>
                    <w:sz w:val="21"/>
                    <w:szCs w:val="21"/>
                    <w:u w:val="single"/>
                  </w:rPr>
                </w:rPrChange>
              </w:rPr>
            </w:pPr>
            <w:r>
              <w:rPr>
                <w:rFonts w:cs="Times New Roman"/>
                <w:kern w:val="0"/>
                <w:sz w:val="18"/>
                <w:szCs w:val="21"/>
                <w:u w:val="single"/>
                <w:lang w:bidi="ar"/>
                <w:rPrChange w:id="151" w:author="yanmin" w:date="2024-11-15T17:15:00Z">
                  <w:rPr>
                    <w:rFonts w:cs="Times New Roman"/>
                    <w:kern w:val="0"/>
                    <w:sz w:val="21"/>
                    <w:szCs w:val="21"/>
                    <w:u w:val="single"/>
                    <w:lang w:bidi="ar"/>
                  </w:rPr>
                </w:rPrChange>
              </w:rPr>
              <w:t>0.960(0.001</w:t>
            </w:r>
            <w:r>
              <w:rPr>
                <w:rFonts w:hint="eastAsia" w:cs="Times New Roman"/>
                <w:kern w:val="0"/>
                <w:sz w:val="18"/>
                <w:szCs w:val="21"/>
                <w:u w:val="single"/>
                <w:lang w:bidi="ar"/>
                <w:rPrChange w:id="152" w:author="yanmin" w:date="2024-11-15T17:15:00Z">
                  <w:rPr>
                    <w:rFonts w:hint="eastAsia" w:cs="Times New Roman"/>
                    <w:kern w:val="0"/>
                    <w:sz w:val="21"/>
                    <w:szCs w:val="21"/>
                    <w:u w:val="single"/>
                    <w:lang w:bidi="ar"/>
                  </w:rPr>
                </w:rPrChange>
              </w:rPr>
              <w:t>)</w:t>
            </w:r>
          </w:p>
        </w:tc>
        <w:tc>
          <w:tcPr>
            <w:tcW w:w="0" w:type="auto"/>
            <w:noWrap/>
          </w:tcPr>
          <w:p w14:paraId="122ACAC7">
            <w:pPr>
              <w:widowControl/>
              <w:spacing w:line="400" w:lineRule="atLeast"/>
              <w:jc w:val="center"/>
              <w:textAlignment w:val="center"/>
              <w:rPr>
                <w:rFonts w:cs="Times New Roman"/>
                <w:sz w:val="18"/>
                <w:szCs w:val="21"/>
                <w:u w:val="single"/>
                <w:rPrChange w:id="153" w:author="yanmin" w:date="2024-11-15T17:15:00Z">
                  <w:rPr>
                    <w:rFonts w:cs="Times New Roman"/>
                    <w:sz w:val="21"/>
                    <w:szCs w:val="21"/>
                    <w:u w:val="single"/>
                  </w:rPr>
                </w:rPrChange>
              </w:rPr>
            </w:pPr>
            <w:r>
              <w:rPr>
                <w:rFonts w:cs="Times New Roman"/>
                <w:kern w:val="0"/>
                <w:sz w:val="18"/>
                <w:szCs w:val="21"/>
                <w:u w:val="single"/>
                <w:lang w:bidi="ar"/>
                <w:rPrChange w:id="154" w:author="yanmin" w:date="2024-11-15T17:15:00Z">
                  <w:rPr>
                    <w:rFonts w:cs="Times New Roman"/>
                    <w:kern w:val="0"/>
                    <w:sz w:val="21"/>
                    <w:szCs w:val="21"/>
                    <w:u w:val="single"/>
                    <w:lang w:bidi="ar"/>
                  </w:rPr>
                </w:rPrChange>
              </w:rPr>
              <w:t>0.948(0.002</w:t>
            </w:r>
            <w:r>
              <w:rPr>
                <w:rFonts w:hint="eastAsia" w:cs="Times New Roman"/>
                <w:kern w:val="0"/>
                <w:sz w:val="18"/>
                <w:szCs w:val="21"/>
                <w:u w:val="single"/>
                <w:lang w:bidi="ar"/>
                <w:rPrChange w:id="155" w:author="yanmin" w:date="2024-11-15T17:15:00Z">
                  <w:rPr>
                    <w:rFonts w:hint="eastAsia" w:cs="Times New Roman"/>
                    <w:kern w:val="0"/>
                    <w:sz w:val="21"/>
                    <w:szCs w:val="21"/>
                    <w:u w:val="single"/>
                    <w:lang w:bidi="ar"/>
                  </w:rPr>
                </w:rPrChange>
              </w:rPr>
              <w:t>)</w:t>
            </w:r>
          </w:p>
        </w:tc>
        <w:tc>
          <w:tcPr>
            <w:tcW w:w="0" w:type="auto"/>
            <w:noWrap/>
          </w:tcPr>
          <w:p w14:paraId="0EB1F15D">
            <w:pPr>
              <w:widowControl/>
              <w:spacing w:line="400" w:lineRule="atLeast"/>
              <w:jc w:val="center"/>
              <w:textAlignment w:val="center"/>
              <w:rPr>
                <w:rFonts w:cs="Times New Roman"/>
                <w:sz w:val="18"/>
                <w:szCs w:val="21"/>
                <w:u w:val="single"/>
                <w:rPrChange w:id="156" w:author="yanmin" w:date="2024-11-15T17:15:00Z">
                  <w:rPr>
                    <w:rFonts w:cs="Times New Roman"/>
                    <w:sz w:val="21"/>
                    <w:szCs w:val="21"/>
                    <w:u w:val="single"/>
                  </w:rPr>
                </w:rPrChange>
              </w:rPr>
            </w:pPr>
            <w:r>
              <w:rPr>
                <w:rFonts w:cs="Times New Roman"/>
                <w:kern w:val="0"/>
                <w:sz w:val="18"/>
                <w:szCs w:val="21"/>
                <w:u w:val="single"/>
                <w:lang w:bidi="ar"/>
                <w:rPrChange w:id="157" w:author="yanmin" w:date="2024-11-15T17:15:00Z">
                  <w:rPr>
                    <w:rFonts w:cs="Times New Roman"/>
                    <w:kern w:val="0"/>
                    <w:sz w:val="21"/>
                    <w:szCs w:val="21"/>
                    <w:u w:val="single"/>
                    <w:lang w:bidi="ar"/>
                  </w:rPr>
                </w:rPrChange>
              </w:rPr>
              <w:t>0.904(0.004</w:t>
            </w:r>
            <w:r>
              <w:rPr>
                <w:rFonts w:hint="eastAsia" w:cs="Times New Roman"/>
                <w:kern w:val="0"/>
                <w:sz w:val="18"/>
                <w:szCs w:val="21"/>
                <w:u w:val="single"/>
                <w:lang w:bidi="ar"/>
                <w:rPrChange w:id="158" w:author="yanmin" w:date="2024-11-15T17:15:00Z">
                  <w:rPr>
                    <w:rFonts w:hint="eastAsia" w:cs="Times New Roman"/>
                    <w:kern w:val="0"/>
                    <w:sz w:val="21"/>
                    <w:szCs w:val="21"/>
                    <w:u w:val="single"/>
                    <w:lang w:bidi="ar"/>
                  </w:rPr>
                </w:rPrChange>
              </w:rPr>
              <w:t>)</w:t>
            </w:r>
          </w:p>
        </w:tc>
        <w:tc>
          <w:tcPr>
            <w:tcW w:w="0" w:type="auto"/>
            <w:noWrap/>
          </w:tcPr>
          <w:p w14:paraId="5B8531AF">
            <w:pPr>
              <w:widowControl/>
              <w:spacing w:line="400" w:lineRule="atLeast"/>
              <w:jc w:val="center"/>
              <w:textAlignment w:val="center"/>
              <w:rPr>
                <w:rFonts w:cs="Times New Roman"/>
                <w:sz w:val="18"/>
                <w:szCs w:val="21"/>
                <w:u w:val="single"/>
                <w:rPrChange w:id="159" w:author="yanmin" w:date="2024-11-15T17:15:00Z">
                  <w:rPr>
                    <w:rFonts w:cs="Times New Roman"/>
                    <w:sz w:val="21"/>
                    <w:szCs w:val="21"/>
                    <w:u w:val="single"/>
                  </w:rPr>
                </w:rPrChange>
              </w:rPr>
            </w:pPr>
            <w:r>
              <w:rPr>
                <w:rFonts w:cs="Times New Roman"/>
                <w:kern w:val="0"/>
                <w:sz w:val="18"/>
                <w:szCs w:val="21"/>
                <w:u w:val="single"/>
                <w:lang w:bidi="ar"/>
                <w:rPrChange w:id="160" w:author="yanmin" w:date="2024-11-15T17:15:00Z">
                  <w:rPr>
                    <w:rFonts w:cs="Times New Roman"/>
                    <w:kern w:val="0"/>
                    <w:sz w:val="21"/>
                    <w:szCs w:val="21"/>
                    <w:u w:val="single"/>
                    <w:lang w:bidi="ar"/>
                  </w:rPr>
                </w:rPrChange>
              </w:rPr>
              <w:t>0.900(0.008</w:t>
            </w:r>
            <w:r>
              <w:rPr>
                <w:rFonts w:hint="eastAsia" w:cs="Times New Roman"/>
                <w:kern w:val="0"/>
                <w:sz w:val="18"/>
                <w:szCs w:val="21"/>
                <w:u w:val="single"/>
                <w:lang w:bidi="ar"/>
                <w:rPrChange w:id="161" w:author="yanmin" w:date="2024-11-15T17:15:00Z">
                  <w:rPr>
                    <w:rFonts w:hint="eastAsia" w:cs="Times New Roman"/>
                    <w:kern w:val="0"/>
                    <w:sz w:val="21"/>
                    <w:szCs w:val="21"/>
                    <w:u w:val="single"/>
                    <w:lang w:bidi="ar"/>
                  </w:rPr>
                </w:rPrChange>
              </w:rPr>
              <w:t>)</w:t>
            </w:r>
          </w:p>
        </w:tc>
        <w:tc>
          <w:tcPr>
            <w:tcW w:w="0" w:type="auto"/>
            <w:noWrap/>
          </w:tcPr>
          <w:p w14:paraId="1FCFE98F">
            <w:pPr>
              <w:widowControl/>
              <w:spacing w:line="400" w:lineRule="atLeast"/>
              <w:jc w:val="center"/>
              <w:textAlignment w:val="center"/>
              <w:rPr>
                <w:rFonts w:cs="Times New Roman"/>
                <w:sz w:val="18"/>
                <w:szCs w:val="21"/>
                <w:u w:val="single"/>
                <w:rPrChange w:id="162" w:author="yanmin" w:date="2024-11-15T17:15:00Z">
                  <w:rPr>
                    <w:rFonts w:cs="Times New Roman"/>
                    <w:sz w:val="21"/>
                    <w:szCs w:val="21"/>
                    <w:u w:val="single"/>
                  </w:rPr>
                </w:rPrChange>
              </w:rPr>
            </w:pPr>
            <w:r>
              <w:rPr>
                <w:rFonts w:cs="Times New Roman"/>
                <w:kern w:val="0"/>
                <w:sz w:val="18"/>
                <w:szCs w:val="21"/>
                <w:u w:val="single"/>
                <w:lang w:bidi="ar"/>
                <w:rPrChange w:id="163" w:author="yanmin" w:date="2024-11-15T17:15:00Z">
                  <w:rPr>
                    <w:rFonts w:cs="Times New Roman"/>
                    <w:kern w:val="0"/>
                    <w:sz w:val="21"/>
                    <w:szCs w:val="21"/>
                    <w:u w:val="single"/>
                    <w:lang w:bidi="ar"/>
                  </w:rPr>
                </w:rPrChange>
              </w:rPr>
              <w:t>0.908(0.009</w:t>
            </w:r>
            <w:r>
              <w:rPr>
                <w:rFonts w:hint="eastAsia" w:cs="Times New Roman"/>
                <w:kern w:val="0"/>
                <w:sz w:val="18"/>
                <w:szCs w:val="21"/>
                <w:u w:val="single"/>
                <w:lang w:bidi="ar"/>
                <w:rPrChange w:id="164" w:author="yanmin" w:date="2024-11-15T17:15:00Z">
                  <w:rPr>
                    <w:rFonts w:hint="eastAsia" w:cs="Times New Roman"/>
                    <w:kern w:val="0"/>
                    <w:sz w:val="21"/>
                    <w:szCs w:val="21"/>
                    <w:u w:val="single"/>
                    <w:lang w:bidi="ar"/>
                  </w:rPr>
                </w:rPrChange>
              </w:rPr>
              <w:t>)</w:t>
            </w:r>
          </w:p>
        </w:tc>
      </w:tr>
      <w:tr w14:paraId="36F1B45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575E78C3">
            <w:pPr>
              <w:spacing w:line="500" w:lineRule="exact"/>
              <w:jc w:val="center"/>
              <w:rPr>
                <w:rFonts w:cs="Times New Roman"/>
                <w:sz w:val="18"/>
                <w:szCs w:val="21"/>
                <w:rPrChange w:id="165" w:author="yanmin" w:date="2024-11-15T17:15:00Z">
                  <w:rPr>
                    <w:rFonts w:cs="Times New Roman"/>
                    <w:sz w:val="21"/>
                    <w:szCs w:val="21"/>
                  </w:rPr>
                </w:rPrChange>
              </w:rPr>
            </w:pPr>
          </w:p>
        </w:tc>
        <w:tc>
          <w:tcPr>
            <w:tcW w:w="0" w:type="auto"/>
            <w:noWrap/>
          </w:tcPr>
          <w:p w14:paraId="5E4BA668">
            <w:pPr>
              <w:widowControl/>
              <w:spacing w:line="400" w:lineRule="atLeast"/>
              <w:textAlignment w:val="center"/>
              <w:rPr>
                <w:rFonts w:hint="eastAsia" w:cs="Times New Roman"/>
                <w:b/>
                <w:bCs/>
                <w:sz w:val="18"/>
                <w:szCs w:val="21"/>
                <w:rPrChange w:id="166" w:author="yanmin" w:date="2024-11-15T17:15:00Z">
                  <w:rPr>
                    <w:rFonts w:cs="Times New Roman"/>
                    <w:b/>
                    <w:bCs/>
                    <w:sz w:val="21"/>
                    <w:szCs w:val="21"/>
                  </w:rPr>
                </w:rPrChange>
              </w:rPr>
            </w:pPr>
            <w:r>
              <w:rPr>
                <w:rFonts w:hint="eastAsia" w:cs="Times New Roman"/>
                <w:b/>
                <w:bCs/>
                <w:kern w:val="0"/>
                <w:sz w:val="18"/>
                <w:szCs w:val="21"/>
                <w:lang w:eastAsia="zh-CN" w:bidi="ar"/>
              </w:rPr>
              <w:t>SAB</w:t>
            </w:r>
          </w:p>
        </w:tc>
        <w:tc>
          <w:tcPr>
            <w:tcW w:w="0" w:type="auto"/>
            <w:noWrap/>
          </w:tcPr>
          <w:p w14:paraId="173BCE42">
            <w:pPr>
              <w:widowControl/>
              <w:spacing w:line="400" w:lineRule="atLeast"/>
              <w:jc w:val="center"/>
              <w:textAlignment w:val="center"/>
              <w:rPr>
                <w:rFonts w:cs="Times New Roman"/>
                <w:sz w:val="18"/>
                <w:szCs w:val="21"/>
                <w:rPrChange w:id="167" w:author="yanmin" w:date="2024-11-15T17:15:00Z">
                  <w:rPr>
                    <w:rFonts w:cs="Times New Roman"/>
                    <w:sz w:val="21"/>
                    <w:szCs w:val="21"/>
                  </w:rPr>
                </w:rPrChange>
              </w:rPr>
            </w:pPr>
            <w:r>
              <w:rPr>
                <w:rFonts w:cs="Times New Roman"/>
                <w:b/>
                <w:bCs/>
                <w:kern w:val="0"/>
                <w:sz w:val="18"/>
                <w:szCs w:val="21"/>
                <w:lang w:bidi="ar"/>
                <w:rPrChange w:id="168" w:author="yanmin" w:date="2024-11-15T17:15:00Z">
                  <w:rPr>
                    <w:rFonts w:cs="Times New Roman"/>
                    <w:b/>
                    <w:bCs/>
                    <w:kern w:val="0"/>
                    <w:sz w:val="21"/>
                    <w:szCs w:val="21"/>
                    <w:lang w:bidi="ar"/>
                  </w:rPr>
                </w:rPrChange>
              </w:rPr>
              <w:t>0.962(0.002</w:t>
            </w:r>
            <w:r>
              <w:rPr>
                <w:rFonts w:hint="eastAsia" w:cs="Times New Roman"/>
                <w:kern w:val="0"/>
                <w:sz w:val="18"/>
                <w:szCs w:val="21"/>
                <w:lang w:bidi="ar"/>
                <w:rPrChange w:id="169" w:author="yanmin" w:date="2024-11-15T17:15:00Z">
                  <w:rPr>
                    <w:rFonts w:hint="eastAsia" w:cs="Times New Roman"/>
                    <w:kern w:val="0"/>
                    <w:sz w:val="21"/>
                    <w:szCs w:val="21"/>
                    <w:lang w:bidi="ar"/>
                  </w:rPr>
                </w:rPrChange>
              </w:rPr>
              <w:t>)</w:t>
            </w:r>
          </w:p>
        </w:tc>
        <w:tc>
          <w:tcPr>
            <w:tcW w:w="0" w:type="auto"/>
            <w:noWrap/>
          </w:tcPr>
          <w:p w14:paraId="6C6471B9">
            <w:pPr>
              <w:widowControl/>
              <w:spacing w:line="400" w:lineRule="atLeast"/>
              <w:jc w:val="center"/>
              <w:textAlignment w:val="center"/>
              <w:rPr>
                <w:rFonts w:cs="Times New Roman"/>
                <w:sz w:val="18"/>
                <w:szCs w:val="21"/>
                <w:rPrChange w:id="170" w:author="yanmin" w:date="2024-11-15T17:15:00Z">
                  <w:rPr>
                    <w:rFonts w:cs="Times New Roman"/>
                    <w:sz w:val="21"/>
                    <w:szCs w:val="21"/>
                  </w:rPr>
                </w:rPrChange>
              </w:rPr>
            </w:pPr>
            <w:r>
              <w:rPr>
                <w:rFonts w:cs="Times New Roman"/>
                <w:kern w:val="0"/>
                <w:sz w:val="18"/>
                <w:szCs w:val="21"/>
                <w:lang w:bidi="ar"/>
                <w:rPrChange w:id="171" w:author="yanmin" w:date="2024-11-15T17:15:00Z">
                  <w:rPr>
                    <w:rFonts w:cs="Times New Roman"/>
                    <w:kern w:val="0"/>
                    <w:sz w:val="21"/>
                    <w:szCs w:val="21"/>
                    <w:lang w:bidi="ar"/>
                  </w:rPr>
                </w:rPrChange>
              </w:rPr>
              <w:t>0.944(0.001</w:t>
            </w:r>
            <w:r>
              <w:rPr>
                <w:rFonts w:hint="eastAsia" w:cs="Times New Roman"/>
                <w:kern w:val="0"/>
                <w:sz w:val="18"/>
                <w:szCs w:val="21"/>
                <w:lang w:bidi="ar"/>
                <w:rPrChange w:id="172" w:author="yanmin" w:date="2024-11-15T17:15:00Z">
                  <w:rPr>
                    <w:rFonts w:hint="eastAsia" w:cs="Times New Roman"/>
                    <w:kern w:val="0"/>
                    <w:sz w:val="21"/>
                    <w:szCs w:val="21"/>
                    <w:lang w:bidi="ar"/>
                  </w:rPr>
                </w:rPrChange>
              </w:rPr>
              <w:t>)</w:t>
            </w:r>
          </w:p>
        </w:tc>
        <w:tc>
          <w:tcPr>
            <w:tcW w:w="0" w:type="auto"/>
            <w:noWrap/>
          </w:tcPr>
          <w:p w14:paraId="646BA570">
            <w:pPr>
              <w:widowControl/>
              <w:spacing w:line="400" w:lineRule="atLeast"/>
              <w:jc w:val="center"/>
              <w:textAlignment w:val="center"/>
              <w:rPr>
                <w:rFonts w:cs="Times New Roman"/>
                <w:b/>
                <w:bCs/>
                <w:sz w:val="18"/>
                <w:szCs w:val="21"/>
                <w:rPrChange w:id="173" w:author="yanmin" w:date="2024-11-15T17:15:00Z">
                  <w:rPr>
                    <w:rFonts w:cs="Times New Roman"/>
                    <w:b/>
                    <w:bCs/>
                    <w:sz w:val="21"/>
                    <w:szCs w:val="21"/>
                  </w:rPr>
                </w:rPrChange>
              </w:rPr>
            </w:pPr>
            <w:r>
              <w:rPr>
                <w:rFonts w:cs="Times New Roman"/>
                <w:b/>
                <w:bCs/>
                <w:kern w:val="0"/>
                <w:sz w:val="18"/>
                <w:szCs w:val="21"/>
                <w:lang w:bidi="ar"/>
                <w:rPrChange w:id="174" w:author="yanmin" w:date="2024-11-15T17:15:00Z">
                  <w:rPr>
                    <w:rFonts w:cs="Times New Roman"/>
                    <w:b/>
                    <w:bCs/>
                    <w:kern w:val="0"/>
                    <w:sz w:val="21"/>
                    <w:szCs w:val="21"/>
                    <w:lang w:bidi="ar"/>
                  </w:rPr>
                </w:rPrChange>
              </w:rPr>
              <w:t>0.923(0.001</w:t>
            </w:r>
            <w:r>
              <w:rPr>
                <w:rFonts w:hint="eastAsia" w:cs="Times New Roman"/>
                <w:kern w:val="0"/>
                <w:sz w:val="18"/>
                <w:szCs w:val="21"/>
                <w:lang w:bidi="ar"/>
                <w:rPrChange w:id="175" w:author="yanmin" w:date="2024-11-15T17:15:00Z">
                  <w:rPr>
                    <w:rFonts w:hint="eastAsia" w:cs="Times New Roman"/>
                    <w:kern w:val="0"/>
                    <w:sz w:val="21"/>
                    <w:szCs w:val="21"/>
                    <w:lang w:bidi="ar"/>
                  </w:rPr>
                </w:rPrChange>
              </w:rPr>
              <w:t>)</w:t>
            </w:r>
          </w:p>
        </w:tc>
        <w:tc>
          <w:tcPr>
            <w:tcW w:w="0" w:type="auto"/>
            <w:noWrap/>
          </w:tcPr>
          <w:p w14:paraId="10B6B4CC">
            <w:pPr>
              <w:widowControl/>
              <w:spacing w:line="400" w:lineRule="atLeast"/>
              <w:jc w:val="center"/>
              <w:textAlignment w:val="center"/>
              <w:rPr>
                <w:rFonts w:cs="Times New Roman"/>
                <w:sz w:val="18"/>
                <w:szCs w:val="21"/>
                <w:rPrChange w:id="176" w:author="yanmin" w:date="2024-11-15T17:15:00Z">
                  <w:rPr>
                    <w:rFonts w:cs="Times New Roman"/>
                    <w:sz w:val="21"/>
                    <w:szCs w:val="21"/>
                  </w:rPr>
                </w:rPrChange>
              </w:rPr>
            </w:pPr>
            <w:r>
              <w:rPr>
                <w:rFonts w:cs="Times New Roman"/>
                <w:b/>
                <w:bCs/>
                <w:kern w:val="0"/>
                <w:sz w:val="18"/>
                <w:szCs w:val="21"/>
                <w:lang w:bidi="ar"/>
                <w:rPrChange w:id="177" w:author="yanmin" w:date="2024-11-15T17:15:00Z">
                  <w:rPr>
                    <w:rFonts w:cs="Times New Roman"/>
                    <w:b/>
                    <w:bCs/>
                    <w:kern w:val="0"/>
                    <w:sz w:val="21"/>
                    <w:szCs w:val="21"/>
                    <w:lang w:bidi="ar"/>
                  </w:rPr>
                </w:rPrChange>
              </w:rPr>
              <w:t>0.904(0.004</w:t>
            </w:r>
            <w:r>
              <w:rPr>
                <w:rFonts w:hint="eastAsia" w:cs="Times New Roman"/>
                <w:kern w:val="0"/>
                <w:sz w:val="18"/>
                <w:szCs w:val="21"/>
                <w:lang w:bidi="ar"/>
                <w:rPrChange w:id="178" w:author="yanmin" w:date="2024-11-15T17:15:00Z">
                  <w:rPr>
                    <w:rFonts w:hint="eastAsia" w:cs="Times New Roman"/>
                    <w:kern w:val="0"/>
                    <w:sz w:val="21"/>
                    <w:szCs w:val="21"/>
                    <w:lang w:bidi="ar"/>
                  </w:rPr>
                </w:rPrChange>
              </w:rPr>
              <w:t>)</w:t>
            </w:r>
          </w:p>
        </w:tc>
        <w:tc>
          <w:tcPr>
            <w:tcW w:w="0" w:type="auto"/>
            <w:noWrap/>
          </w:tcPr>
          <w:p w14:paraId="4C42BA4B">
            <w:pPr>
              <w:widowControl/>
              <w:spacing w:line="400" w:lineRule="atLeast"/>
              <w:jc w:val="center"/>
              <w:textAlignment w:val="center"/>
              <w:rPr>
                <w:rFonts w:cs="Times New Roman"/>
                <w:sz w:val="18"/>
                <w:szCs w:val="21"/>
                <w:rPrChange w:id="179" w:author="yanmin" w:date="2024-11-15T17:15:00Z">
                  <w:rPr>
                    <w:rFonts w:cs="Times New Roman"/>
                    <w:sz w:val="21"/>
                    <w:szCs w:val="21"/>
                  </w:rPr>
                </w:rPrChange>
              </w:rPr>
            </w:pPr>
            <w:r>
              <w:rPr>
                <w:rFonts w:cs="Times New Roman"/>
                <w:b/>
                <w:bCs/>
                <w:kern w:val="0"/>
                <w:sz w:val="18"/>
                <w:szCs w:val="21"/>
                <w:lang w:bidi="ar"/>
                <w:rPrChange w:id="180" w:author="yanmin" w:date="2024-11-15T17:15:00Z">
                  <w:rPr>
                    <w:rFonts w:cs="Times New Roman"/>
                    <w:b/>
                    <w:bCs/>
                    <w:kern w:val="0"/>
                    <w:sz w:val="21"/>
                    <w:szCs w:val="21"/>
                    <w:lang w:bidi="ar"/>
                  </w:rPr>
                </w:rPrChange>
              </w:rPr>
              <w:t>0.915(0.008</w:t>
            </w:r>
            <w:r>
              <w:rPr>
                <w:rFonts w:hint="eastAsia" w:cs="Times New Roman"/>
                <w:kern w:val="0"/>
                <w:sz w:val="18"/>
                <w:szCs w:val="21"/>
                <w:lang w:bidi="ar"/>
                <w:rPrChange w:id="181" w:author="yanmin" w:date="2024-11-15T17:15:00Z">
                  <w:rPr>
                    <w:rFonts w:hint="eastAsia" w:cs="Times New Roman"/>
                    <w:kern w:val="0"/>
                    <w:sz w:val="21"/>
                    <w:szCs w:val="21"/>
                    <w:lang w:bidi="ar"/>
                  </w:rPr>
                </w:rPrChange>
              </w:rPr>
              <w:t>)</w:t>
            </w:r>
          </w:p>
        </w:tc>
      </w:tr>
      <w:tr w14:paraId="642B93D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restart"/>
            <w:noWrap/>
          </w:tcPr>
          <w:p w14:paraId="719FAF43">
            <w:pPr>
              <w:widowControl/>
              <w:spacing w:line="400" w:lineRule="atLeast"/>
              <w:jc w:val="center"/>
              <w:textAlignment w:val="center"/>
              <w:rPr>
                <w:rFonts w:cs="Times New Roman"/>
                <w:sz w:val="18"/>
                <w:szCs w:val="21"/>
                <w:rPrChange w:id="182" w:author="yanmin" w:date="2024-11-15T17:15:00Z">
                  <w:rPr>
                    <w:rFonts w:cs="Times New Roman"/>
                    <w:sz w:val="21"/>
                    <w:szCs w:val="21"/>
                  </w:rPr>
                </w:rPrChange>
              </w:rPr>
            </w:pPr>
            <w:r>
              <w:rPr>
                <w:rFonts w:cs="Times New Roman"/>
                <w:kern w:val="0"/>
                <w:sz w:val="18"/>
                <w:szCs w:val="21"/>
                <w:lang w:bidi="ar"/>
                <w:rPrChange w:id="183" w:author="yanmin" w:date="2024-11-15T17:15:00Z">
                  <w:rPr>
                    <w:rFonts w:cs="Times New Roman"/>
                    <w:kern w:val="0"/>
                    <w:sz w:val="21"/>
                    <w:szCs w:val="21"/>
                    <w:lang w:bidi="ar"/>
                  </w:rPr>
                </w:rPrChange>
              </w:rPr>
              <w:t>BioSNAP</w:t>
            </w:r>
          </w:p>
        </w:tc>
        <w:tc>
          <w:tcPr>
            <w:tcW w:w="0" w:type="auto"/>
            <w:noWrap/>
          </w:tcPr>
          <w:p w14:paraId="161398C0">
            <w:pPr>
              <w:widowControl/>
              <w:spacing w:line="400" w:lineRule="atLeast"/>
              <w:textAlignment w:val="center"/>
              <w:rPr>
                <w:rFonts w:cs="Times New Roman"/>
                <w:sz w:val="18"/>
                <w:szCs w:val="21"/>
                <w:rPrChange w:id="184" w:author="yanmin" w:date="2024-11-15T17:15:00Z">
                  <w:rPr>
                    <w:rFonts w:cs="Times New Roman"/>
                    <w:sz w:val="21"/>
                    <w:szCs w:val="21"/>
                  </w:rPr>
                </w:rPrChange>
              </w:rPr>
            </w:pPr>
            <w:r>
              <w:rPr>
                <w:rFonts w:cs="Times New Roman"/>
                <w:kern w:val="0"/>
                <w:sz w:val="18"/>
                <w:szCs w:val="21"/>
                <w:lang w:bidi="ar"/>
                <w:rPrChange w:id="185" w:author="yanmin" w:date="2024-11-15T17:15:00Z">
                  <w:rPr>
                    <w:rFonts w:cs="Times New Roman"/>
                    <w:kern w:val="0"/>
                    <w:sz w:val="21"/>
                    <w:szCs w:val="21"/>
                    <w:lang w:bidi="ar"/>
                  </w:rPr>
                </w:rPrChange>
              </w:rPr>
              <w:t>SVM</w:t>
            </w:r>
            <w:r>
              <w:rPr>
                <w:rFonts w:cs="Times New Roman"/>
                <w:sz w:val="18"/>
                <w:szCs w:val="21"/>
                <w:rPrChange w:id="186" w:author="yanmin" w:date="2024-11-15T17:15:00Z">
                  <w:rPr>
                    <w:rFonts w:cs="Times New Roman"/>
                    <w:sz w:val="21"/>
                    <w:szCs w:val="21"/>
                  </w:rPr>
                </w:rPrChange>
              </w:rPr>
              <w:t xml:space="preserve"> </w:t>
            </w:r>
          </w:p>
        </w:tc>
        <w:tc>
          <w:tcPr>
            <w:tcW w:w="0" w:type="auto"/>
            <w:noWrap/>
          </w:tcPr>
          <w:p w14:paraId="08D7B786">
            <w:pPr>
              <w:widowControl/>
              <w:spacing w:line="400" w:lineRule="atLeast"/>
              <w:jc w:val="center"/>
              <w:textAlignment w:val="center"/>
              <w:rPr>
                <w:rFonts w:cs="Times New Roman"/>
                <w:sz w:val="18"/>
                <w:szCs w:val="21"/>
                <w:rPrChange w:id="187" w:author="yanmin" w:date="2024-11-15T17:15:00Z">
                  <w:rPr>
                    <w:rFonts w:cs="Times New Roman"/>
                    <w:sz w:val="21"/>
                    <w:szCs w:val="21"/>
                  </w:rPr>
                </w:rPrChange>
              </w:rPr>
            </w:pPr>
            <w:r>
              <w:rPr>
                <w:rFonts w:cs="Times New Roman"/>
                <w:kern w:val="0"/>
                <w:sz w:val="18"/>
                <w:szCs w:val="21"/>
                <w:lang w:bidi="ar"/>
                <w:rPrChange w:id="188" w:author="yanmin" w:date="2024-11-15T17:15:00Z">
                  <w:rPr>
                    <w:rFonts w:cs="Times New Roman"/>
                    <w:kern w:val="0"/>
                    <w:sz w:val="21"/>
                    <w:szCs w:val="21"/>
                    <w:lang w:bidi="ar"/>
                  </w:rPr>
                </w:rPrChange>
              </w:rPr>
              <w:t>0.862(0.007</w:t>
            </w:r>
            <w:r>
              <w:rPr>
                <w:rFonts w:hint="eastAsia" w:cs="Times New Roman"/>
                <w:kern w:val="0"/>
                <w:sz w:val="18"/>
                <w:szCs w:val="21"/>
                <w:lang w:bidi="ar"/>
                <w:rPrChange w:id="189" w:author="yanmin" w:date="2024-11-15T17:15:00Z">
                  <w:rPr>
                    <w:rFonts w:hint="eastAsia" w:cs="Times New Roman"/>
                    <w:kern w:val="0"/>
                    <w:sz w:val="21"/>
                    <w:szCs w:val="21"/>
                    <w:lang w:bidi="ar"/>
                  </w:rPr>
                </w:rPrChange>
              </w:rPr>
              <w:t>)</w:t>
            </w:r>
          </w:p>
        </w:tc>
        <w:tc>
          <w:tcPr>
            <w:tcW w:w="0" w:type="auto"/>
            <w:noWrap/>
          </w:tcPr>
          <w:p w14:paraId="56A844E1">
            <w:pPr>
              <w:widowControl/>
              <w:spacing w:line="400" w:lineRule="atLeast"/>
              <w:jc w:val="center"/>
              <w:textAlignment w:val="center"/>
              <w:rPr>
                <w:rFonts w:cs="Times New Roman"/>
                <w:sz w:val="18"/>
                <w:szCs w:val="21"/>
                <w:rPrChange w:id="190" w:author="yanmin" w:date="2024-11-15T17:15:00Z">
                  <w:rPr>
                    <w:rFonts w:cs="Times New Roman"/>
                    <w:sz w:val="21"/>
                    <w:szCs w:val="21"/>
                  </w:rPr>
                </w:rPrChange>
              </w:rPr>
            </w:pPr>
            <w:r>
              <w:rPr>
                <w:rFonts w:cs="Times New Roman"/>
                <w:kern w:val="0"/>
                <w:sz w:val="18"/>
                <w:szCs w:val="21"/>
                <w:lang w:bidi="ar"/>
                <w:rPrChange w:id="191" w:author="yanmin" w:date="2024-11-15T17:15:00Z">
                  <w:rPr>
                    <w:rFonts w:cs="Times New Roman"/>
                    <w:kern w:val="0"/>
                    <w:sz w:val="21"/>
                    <w:szCs w:val="21"/>
                    <w:lang w:bidi="ar"/>
                  </w:rPr>
                </w:rPrChange>
              </w:rPr>
              <w:t>0.864(0.004</w:t>
            </w:r>
            <w:r>
              <w:rPr>
                <w:rFonts w:hint="eastAsia" w:cs="Times New Roman"/>
                <w:kern w:val="0"/>
                <w:sz w:val="18"/>
                <w:szCs w:val="21"/>
                <w:lang w:bidi="ar"/>
                <w:rPrChange w:id="192" w:author="yanmin" w:date="2024-11-15T17:15:00Z">
                  <w:rPr>
                    <w:rFonts w:hint="eastAsia" w:cs="Times New Roman"/>
                    <w:kern w:val="0"/>
                    <w:sz w:val="21"/>
                    <w:szCs w:val="21"/>
                    <w:lang w:bidi="ar"/>
                  </w:rPr>
                </w:rPrChange>
              </w:rPr>
              <w:t>)</w:t>
            </w:r>
          </w:p>
        </w:tc>
        <w:tc>
          <w:tcPr>
            <w:tcW w:w="0" w:type="auto"/>
            <w:noWrap/>
          </w:tcPr>
          <w:p w14:paraId="1067443B">
            <w:pPr>
              <w:widowControl/>
              <w:spacing w:line="400" w:lineRule="atLeast"/>
              <w:jc w:val="center"/>
              <w:textAlignment w:val="center"/>
              <w:rPr>
                <w:rFonts w:cs="Times New Roman"/>
                <w:sz w:val="18"/>
                <w:szCs w:val="21"/>
                <w:rPrChange w:id="193" w:author="yanmin" w:date="2024-11-15T17:15:00Z">
                  <w:rPr>
                    <w:rFonts w:cs="Times New Roman"/>
                    <w:sz w:val="21"/>
                    <w:szCs w:val="21"/>
                  </w:rPr>
                </w:rPrChange>
              </w:rPr>
            </w:pPr>
            <w:r>
              <w:rPr>
                <w:rFonts w:cs="Times New Roman"/>
                <w:kern w:val="0"/>
                <w:sz w:val="18"/>
                <w:szCs w:val="21"/>
                <w:lang w:bidi="ar"/>
                <w:rPrChange w:id="194" w:author="yanmin" w:date="2024-11-15T17:15:00Z">
                  <w:rPr>
                    <w:rFonts w:cs="Times New Roman"/>
                    <w:kern w:val="0"/>
                    <w:sz w:val="21"/>
                    <w:szCs w:val="21"/>
                    <w:lang w:bidi="ar"/>
                  </w:rPr>
                </w:rPrChange>
              </w:rPr>
              <w:t>0.777(0.011</w:t>
            </w:r>
            <w:r>
              <w:rPr>
                <w:rFonts w:hint="eastAsia" w:cs="Times New Roman"/>
                <w:kern w:val="0"/>
                <w:sz w:val="18"/>
                <w:szCs w:val="21"/>
                <w:lang w:bidi="ar"/>
                <w:rPrChange w:id="195" w:author="yanmin" w:date="2024-11-15T17:15:00Z">
                  <w:rPr>
                    <w:rFonts w:hint="eastAsia" w:cs="Times New Roman"/>
                    <w:kern w:val="0"/>
                    <w:sz w:val="21"/>
                    <w:szCs w:val="21"/>
                    <w:lang w:bidi="ar"/>
                  </w:rPr>
                </w:rPrChange>
              </w:rPr>
              <w:t>)</w:t>
            </w:r>
          </w:p>
        </w:tc>
        <w:tc>
          <w:tcPr>
            <w:tcW w:w="0" w:type="auto"/>
            <w:noWrap/>
          </w:tcPr>
          <w:p w14:paraId="64B152C3">
            <w:pPr>
              <w:widowControl/>
              <w:spacing w:line="400" w:lineRule="atLeast"/>
              <w:jc w:val="center"/>
              <w:textAlignment w:val="center"/>
              <w:rPr>
                <w:rFonts w:cs="Times New Roman"/>
                <w:sz w:val="18"/>
                <w:szCs w:val="21"/>
                <w:rPrChange w:id="196" w:author="yanmin" w:date="2024-11-15T17:15:00Z">
                  <w:rPr>
                    <w:rFonts w:cs="Times New Roman"/>
                    <w:sz w:val="21"/>
                    <w:szCs w:val="21"/>
                  </w:rPr>
                </w:rPrChange>
              </w:rPr>
            </w:pPr>
            <w:r>
              <w:rPr>
                <w:rFonts w:cs="Times New Roman"/>
                <w:kern w:val="0"/>
                <w:sz w:val="18"/>
                <w:szCs w:val="21"/>
                <w:lang w:bidi="ar"/>
                <w:rPrChange w:id="197" w:author="yanmin" w:date="2024-11-15T17:15:00Z">
                  <w:rPr>
                    <w:rFonts w:cs="Times New Roman"/>
                    <w:kern w:val="0"/>
                    <w:sz w:val="21"/>
                    <w:szCs w:val="21"/>
                    <w:lang w:bidi="ar"/>
                  </w:rPr>
                </w:rPrChange>
              </w:rPr>
              <w:t>0.711(0.042</w:t>
            </w:r>
            <w:r>
              <w:rPr>
                <w:rFonts w:hint="eastAsia" w:cs="Times New Roman"/>
                <w:kern w:val="0"/>
                <w:sz w:val="18"/>
                <w:szCs w:val="21"/>
                <w:lang w:bidi="ar"/>
                <w:rPrChange w:id="198" w:author="yanmin" w:date="2024-11-15T17:15:00Z">
                  <w:rPr>
                    <w:rFonts w:hint="eastAsia" w:cs="Times New Roman"/>
                    <w:kern w:val="0"/>
                    <w:sz w:val="21"/>
                    <w:szCs w:val="21"/>
                    <w:lang w:bidi="ar"/>
                  </w:rPr>
                </w:rPrChange>
              </w:rPr>
              <w:t>)</w:t>
            </w:r>
          </w:p>
        </w:tc>
        <w:tc>
          <w:tcPr>
            <w:tcW w:w="0" w:type="auto"/>
            <w:noWrap/>
          </w:tcPr>
          <w:p w14:paraId="01C1000D">
            <w:pPr>
              <w:widowControl/>
              <w:spacing w:line="400" w:lineRule="atLeast"/>
              <w:jc w:val="center"/>
              <w:textAlignment w:val="center"/>
              <w:rPr>
                <w:rFonts w:cs="Times New Roman"/>
                <w:sz w:val="18"/>
                <w:szCs w:val="21"/>
                <w:rPrChange w:id="199" w:author="yanmin" w:date="2024-11-15T17:15:00Z">
                  <w:rPr>
                    <w:rFonts w:cs="Times New Roman"/>
                    <w:sz w:val="21"/>
                    <w:szCs w:val="21"/>
                  </w:rPr>
                </w:rPrChange>
              </w:rPr>
            </w:pPr>
            <w:r>
              <w:rPr>
                <w:rFonts w:cs="Times New Roman"/>
                <w:kern w:val="0"/>
                <w:sz w:val="18"/>
                <w:szCs w:val="21"/>
                <w:lang w:bidi="ar"/>
                <w:rPrChange w:id="200" w:author="yanmin" w:date="2024-11-15T17:15:00Z">
                  <w:rPr>
                    <w:rFonts w:cs="Times New Roman"/>
                    <w:kern w:val="0"/>
                    <w:sz w:val="21"/>
                    <w:szCs w:val="21"/>
                    <w:lang w:bidi="ar"/>
                  </w:rPr>
                </w:rPrChange>
              </w:rPr>
              <w:t>0.841(0.028</w:t>
            </w:r>
            <w:r>
              <w:rPr>
                <w:rFonts w:hint="eastAsia" w:cs="Times New Roman"/>
                <w:kern w:val="0"/>
                <w:sz w:val="18"/>
                <w:szCs w:val="21"/>
                <w:lang w:bidi="ar"/>
                <w:rPrChange w:id="201" w:author="yanmin" w:date="2024-11-15T17:15:00Z">
                  <w:rPr>
                    <w:rFonts w:hint="eastAsia" w:cs="Times New Roman"/>
                    <w:kern w:val="0"/>
                    <w:sz w:val="21"/>
                    <w:szCs w:val="21"/>
                    <w:lang w:bidi="ar"/>
                  </w:rPr>
                </w:rPrChange>
              </w:rPr>
              <w:t>)</w:t>
            </w:r>
          </w:p>
        </w:tc>
      </w:tr>
      <w:tr w14:paraId="47D5185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76D383E2">
            <w:pPr>
              <w:spacing w:line="500" w:lineRule="exact"/>
              <w:rPr>
                <w:rFonts w:cs="Times New Roman"/>
                <w:sz w:val="18"/>
                <w:szCs w:val="21"/>
                <w:rPrChange w:id="202" w:author="yanmin" w:date="2024-11-15T17:15:00Z">
                  <w:rPr>
                    <w:rFonts w:cs="Times New Roman"/>
                    <w:sz w:val="21"/>
                    <w:szCs w:val="21"/>
                  </w:rPr>
                </w:rPrChange>
              </w:rPr>
            </w:pPr>
          </w:p>
        </w:tc>
        <w:tc>
          <w:tcPr>
            <w:tcW w:w="0" w:type="auto"/>
            <w:noWrap/>
          </w:tcPr>
          <w:p w14:paraId="2B7771B5">
            <w:pPr>
              <w:widowControl/>
              <w:spacing w:line="400" w:lineRule="atLeast"/>
              <w:textAlignment w:val="center"/>
              <w:rPr>
                <w:rFonts w:cs="Times New Roman"/>
                <w:sz w:val="18"/>
                <w:szCs w:val="21"/>
                <w:rPrChange w:id="203" w:author="yanmin" w:date="2024-11-15T17:15:00Z">
                  <w:rPr>
                    <w:rFonts w:cs="Times New Roman"/>
                    <w:sz w:val="21"/>
                    <w:szCs w:val="21"/>
                  </w:rPr>
                </w:rPrChange>
              </w:rPr>
            </w:pPr>
            <w:r>
              <w:rPr>
                <w:rFonts w:cs="Times New Roman"/>
                <w:kern w:val="0"/>
                <w:sz w:val="18"/>
                <w:szCs w:val="21"/>
                <w:lang w:bidi="ar"/>
                <w:rPrChange w:id="204" w:author="yanmin" w:date="2024-11-15T17:15:00Z">
                  <w:rPr>
                    <w:rFonts w:cs="Times New Roman"/>
                    <w:kern w:val="0"/>
                    <w:sz w:val="21"/>
                    <w:szCs w:val="21"/>
                    <w:lang w:bidi="ar"/>
                  </w:rPr>
                </w:rPrChange>
              </w:rPr>
              <w:t>RF</w:t>
            </w:r>
            <w:r>
              <w:rPr>
                <w:rFonts w:cs="Times New Roman"/>
                <w:sz w:val="18"/>
                <w:szCs w:val="21"/>
                <w:rPrChange w:id="205" w:author="yanmin" w:date="2024-11-15T17:15:00Z">
                  <w:rPr>
                    <w:rFonts w:cs="Times New Roman"/>
                    <w:sz w:val="21"/>
                    <w:szCs w:val="21"/>
                  </w:rPr>
                </w:rPrChange>
              </w:rPr>
              <w:t xml:space="preserve"> </w:t>
            </w:r>
          </w:p>
        </w:tc>
        <w:tc>
          <w:tcPr>
            <w:tcW w:w="0" w:type="auto"/>
            <w:noWrap/>
          </w:tcPr>
          <w:p w14:paraId="2052094B">
            <w:pPr>
              <w:widowControl/>
              <w:spacing w:line="400" w:lineRule="atLeast"/>
              <w:jc w:val="center"/>
              <w:textAlignment w:val="center"/>
              <w:rPr>
                <w:rFonts w:cs="Times New Roman"/>
                <w:sz w:val="18"/>
                <w:szCs w:val="21"/>
                <w:rPrChange w:id="206" w:author="yanmin" w:date="2024-11-15T17:15:00Z">
                  <w:rPr>
                    <w:rFonts w:cs="Times New Roman"/>
                    <w:sz w:val="21"/>
                    <w:szCs w:val="21"/>
                  </w:rPr>
                </w:rPrChange>
              </w:rPr>
            </w:pPr>
            <w:r>
              <w:rPr>
                <w:rFonts w:cs="Times New Roman"/>
                <w:kern w:val="0"/>
                <w:sz w:val="18"/>
                <w:szCs w:val="21"/>
                <w:lang w:bidi="ar"/>
                <w:rPrChange w:id="207" w:author="yanmin" w:date="2024-11-15T17:15:00Z">
                  <w:rPr>
                    <w:rFonts w:cs="Times New Roman"/>
                    <w:kern w:val="0"/>
                    <w:sz w:val="21"/>
                    <w:szCs w:val="21"/>
                    <w:lang w:bidi="ar"/>
                  </w:rPr>
                </w:rPrChange>
              </w:rPr>
              <w:t>0.860(0.005</w:t>
            </w:r>
            <w:r>
              <w:rPr>
                <w:rFonts w:hint="eastAsia" w:cs="Times New Roman"/>
                <w:kern w:val="0"/>
                <w:sz w:val="18"/>
                <w:szCs w:val="21"/>
                <w:lang w:bidi="ar"/>
                <w:rPrChange w:id="208" w:author="yanmin" w:date="2024-11-15T17:15:00Z">
                  <w:rPr>
                    <w:rFonts w:hint="eastAsia" w:cs="Times New Roman"/>
                    <w:kern w:val="0"/>
                    <w:sz w:val="21"/>
                    <w:szCs w:val="21"/>
                    <w:lang w:bidi="ar"/>
                  </w:rPr>
                </w:rPrChange>
              </w:rPr>
              <w:t>)</w:t>
            </w:r>
          </w:p>
        </w:tc>
        <w:tc>
          <w:tcPr>
            <w:tcW w:w="0" w:type="auto"/>
            <w:noWrap/>
          </w:tcPr>
          <w:p w14:paraId="063B423D">
            <w:pPr>
              <w:widowControl/>
              <w:spacing w:line="400" w:lineRule="atLeast"/>
              <w:jc w:val="center"/>
              <w:textAlignment w:val="center"/>
              <w:rPr>
                <w:rFonts w:cs="Times New Roman"/>
                <w:sz w:val="18"/>
                <w:szCs w:val="21"/>
                <w:rPrChange w:id="209" w:author="yanmin" w:date="2024-11-15T17:15:00Z">
                  <w:rPr>
                    <w:rFonts w:cs="Times New Roman"/>
                    <w:sz w:val="21"/>
                    <w:szCs w:val="21"/>
                  </w:rPr>
                </w:rPrChange>
              </w:rPr>
            </w:pPr>
            <w:r>
              <w:rPr>
                <w:rFonts w:cs="Times New Roman"/>
                <w:kern w:val="0"/>
                <w:sz w:val="18"/>
                <w:szCs w:val="21"/>
                <w:lang w:bidi="ar"/>
                <w:rPrChange w:id="210" w:author="yanmin" w:date="2024-11-15T17:15:00Z">
                  <w:rPr>
                    <w:rFonts w:cs="Times New Roman"/>
                    <w:kern w:val="0"/>
                    <w:sz w:val="21"/>
                    <w:szCs w:val="21"/>
                    <w:lang w:bidi="ar"/>
                  </w:rPr>
                </w:rPrChange>
              </w:rPr>
              <w:t>0.886(0.005</w:t>
            </w:r>
            <w:r>
              <w:rPr>
                <w:rFonts w:hint="eastAsia" w:cs="Times New Roman"/>
                <w:kern w:val="0"/>
                <w:sz w:val="18"/>
                <w:szCs w:val="21"/>
                <w:lang w:bidi="ar"/>
                <w:rPrChange w:id="211" w:author="yanmin" w:date="2024-11-15T17:15:00Z">
                  <w:rPr>
                    <w:rFonts w:hint="eastAsia" w:cs="Times New Roman"/>
                    <w:kern w:val="0"/>
                    <w:sz w:val="21"/>
                    <w:szCs w:val="21"/>
                    <w:lang w:bidi="ar"/>
                  </w:rPr>
                </w:rPrChange>
              </w:rPr>
              <w:t>)</w:t>
            </w:r>
          </w:p>
        </w:tc>
        <w:tc>
          <w:tcPr>
            <w:tcW w:w="0" w:type="auto"/>
            <w:noWrap/>
          </w:tcPr>
          <w:p w14:paraId="2A68D648">
            <w:pPr>
              <w:widowControl/>
              <w:spacing w:line="400" w:lineRule="atLeast"/>
              <w:jc w:val="center"/>
              <w:textAlignment w:val="center"/>
              <w:rPr>
                <w:rFonts w:cs="Times New Roman"/>
                <w:sz w:val="18"/>
                <w:szCs w:val="21"/>
                <w:rPrChange w:id="212" w:author="yanmin" w:date="2024-11-15T17:15:00Z">
                  <w:rPr>
                    <w:rFonts w:cs="Times New Roman"/>
                    <w:sz w:val="21"/>
                    <w:szCs w:val="21"/>
                  </w:rPr>
                </w:rPrChange>
              </w:rPr>
            </w:pPr>
            <w:r>
              <w:rPr>
                <w:rFonts w:cs="Times New Roman"/>
                <w:kern w:val="0"/>
                <w:sz w:val="18"/>
                <w:szCs w:val="21"/>
                <w:lang w:bidi="ar"/>
                <w:rPrChange w:id="213" w:author="yanmin" w:date="2024-11-15T17:15:00Z">
                  <w:rPr>
                    <w:rFonts w:cs="Times New Roman"/>
                    <w:kern w:val="0"/>
                    <w:sz w:val="21"/>
                    <w:szCs w:val="21"/>
                    <w:lang w:bidi="ar"/>
                  </w:rPr>
                </w:rPrChange>
              </w:rPr>
              <w:t>0.804(0.005</w:t>
            </w:r>
            <w:r>
              <w:rPr>
                <w:rFonts w:hint="eastAsia" w:cs="Times New Roman"/>
                <w:kern w:val="0"/>
                <w:sz w:val="18"/>
                <w:szCs w:val="21"/>
                <w:lang w:bidi="ar"/>
                <w:rPrChange w:id="214" w:author="yanmin" w:date="2024-11-15T17:15:00Z">
                  <w:rPr>
                    <w:rFonts w:hint="eastAsia" w:cs="Times New Roman"/>
                    <w:kern w:val="0"/>
                    <w:sz w:val="21"/>
                    <w:szCs w:val="21"/>
                    <w:lang w:bidi="ar"/>
                  </w:rPr>
                </w:rPrChange>
              </w:rPr>
              <w:t>)</w:t>
            </w:r>
          </w:p>
        </w:tc>
        <w:tc>
          <w:tcPr>
            <w:tcW w:w="0" w:type="auto"/>
            <w:noWrap/>
          </w:tcPr>
          <w:p w14:paraId="12F163DF">
            <w:pPr>
              <w:widowControl/>
              <w:spacing w:line="400" w:lineRule="atLeast"/>
              <w:jc w:val="center"/>
              <w:textAlignment w:val="center"/>
              <w:rPr>
                <w:rFonts w:cs="Times New Roman"/>
                <w:sz w:val="18"/>
                <w:szCs w:val="21"/>
                <w:u w:val="single"/>
                <w:rPrChange w:id="215" w:author="yanmin" w:date="2024-11-15T17:15:00Z">
                  <w:rPr>
                    <w:rFonts w:cs="Times New Roman"/>
                    <w:sz w:val="21"/>
                    <w:szCs w:val="21"/>
                    <w:u w:val="single"/>
                  </w:rPr>
                </w:rPrChange>
              </w:rPr>
            </w:pPr>
            <w:r>
              <w:rPr>
                <w:rFonts w:cs="Times New Roman"/>
                <w:kern w:val="0"/>
                <w:sz w:val="18"/>
                <w:szCs w:val="21"/>
                <w:u w:val="single"/>
                <w:lang w:bidi="ar"/>
                <w:rPrChange w:id="216" w:author="yanmin" w:date="2024-11-15T17:15:00Z">
                  <w:rPr>
                    <w:rFonts w:cs="Times New Roman"/>
                    <w:kern w:val="0"/>
                    <w:sz w:val="21"/>
                    <w:szCs w:val="21"/>
                    <w:u w:val="single"/>
                    <w:lang w:bidi="ar"/>
                  </w:rPr>
                </w:rPrChange>
              </w:rPr>
              <w:t>0.823(0.032</w:t>
            </w:r>
            <w:r>
              <w:rPr>
                <w:rFonts w:hint="eastAsia" w:cs="Times New Roman"/>
                <w:kern w:val="0"/>
                <w:sz w:val="18"/>
                <w:szCs w:val="21"/>
                <w:u w:val="single"/>
                <w:lang w:bidi="ar"/>
                <w:rPrChange w:id="217" w:author="yanmin" w:date="2024-11-15T17:15:00Z">
                  <w:rPr>
                    <w:rFonts w:hint="eastAsia" w:cs="Times New Roman"/>
                    <w:kern w:val="0"/>
                    <w:sz w:val="21"/>
                    <w:szCs w:val="21"/>
                    <w:u w:val="single"/>
                    <w:lang w:bidi="ar"/>
                  </w:rPr>
                </w:rPrChange>
              </w:rPr>
              <w:t>)</w:t>
            </w:r>
          </w:p>
        </w:tc>
        <w:tc>
          <w:tcPr>
            <w:tcW w:w="0" w:type="auto"/>
            <w:noWrap/>
          </w:tcPr>
          <w:p w14:paraId="51912213">
            <w:pPr>
              <w:widowControl/>
              <w:spacing w:line="400" w:lineRule="atLeast"/>
              <w:jc w:val="center"/>
              <w:textAlignment w:val="center"/>
              <w:rPr>
                <w:rFonts w:cs="Times New Roman"/>
                <w:sz w:val="18"/>
                <w:szCs w:val="21"/>
                <w:rPrChange w:id="218" w:author="yanmin" w:date="2024-11-15T17:15:00Z">
                  <w:rPr>
                    <w:rFonts w:cs="Times New Roman"/>
                    <w:sz w:val="21"/>
                    <w:szCs w:val="21"/>
                  </w:rPr>
                </w:rPrChange>
              </w:rPr>
            </w:pPr>
            <w:r>
              <w:rPr>
                <w:rFonts w:cs="Times New Roman"/>
                <w:kern w:val="0"/>
                <w:sz w:val="18"/>
                <w:szCs w:val="21"/>
                <w:lang w:bidi="ar"/>
                <w:rPrChange w:id="219" w:author="yanmin" w:date="2024-11-15T17:15:00Z">
                  <w:rPr>
                    <w:rFonts w:cs="Times New Roman"/>
                    <w:kern w:val="0"/>
                    <w:sz w:val="21"/>
                    <w:szCs w:val="21"/>
                    <w:lang w:bidi="ar"/>
                  </w:rPr>
                </w:rPrChange>
              </w:rPr>
              <w:t>0.786(0.025</w:t>
            </w:r>
            <w:r>
              <w:rPr>
                <w:rFonts w:hint="eastAsia" w:cs="Times New Roman"/>
                <w:kern w:val="0"/>
                <w:sz w:val="18"/>
                <w:szCs w:val="21"/>
                <w:lang w:bidi="ar"/>
                <w:rPrChange w:id="220" w:author="yanmin" w:date="2024-11-15T17:15:00Z">
                  <w:rPr>
                    <w:rFonts w:hint="eastAsia" w:cs="Times New Roman"/>
                    <w:kern w:val="0"/>
                    <w:sz w:val="21"/>
                    <w:szCs w:val="21"/>
                    <w:lang w:bidi="ar"/>
                  </w:rPr>
                </w:rPrChange>
              </w:rPr>
              <w:t>)</w:t>
            </w:r>
          </w:p>
        </w:tc>
      </w:tr>
      <w:tr w14:paraId="029968D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551432A6">
            <w:pPr>
              <w:spacing w:line="500" w:lineRule="exact"/>
              <w:rPr>
                <w:rFonts w:cs="Times New Roman"/>
                <w:sz w:val="18"/>
                <w:szCs w:val="21"/>
                <w:rPrChange w:id="221" w:author="yanmin" w:date="2024-11-15T17:15:00Z">
                  <w:rPr>
                    <w:rFonts w:cs="Times New Roman"/>
                    <w:sz w:val="21"/>
                    <w:szCs w:val="21"/>
                  </w:rPr>
                </w:rPrChange>
              </w:rPr>
            </w:pPr>
          </w:p>
        </w:tc>
        <w:tc>
          <w:tcPr>
            <w:tcW w:w="0" w:type="auto"/>
            <w:noWrap/>
          </w:tcPr>
          <w:p w14:paraId="02E7F11C">
            <w:pPr>
              <w:widowControl/>
              <w:spacing w:line="400" w:lineRule="atLeast"/>
              <w:textAlignment w:val="center"/>
              <w:rPr>
                <w:rFonts w:cs="Times New Roman"/>
                <w:sz w:val="18"/>
                <w:szCs w:val="21"/>
                <w:rPrChange w:id="222" w:author="yanmin" w:date="2024-11-15T17:15:00Z">
                  <w:rPr>
                    <w:rFonts w:cs="Times New Roman"/>
                    <w:sz w:val="21"/>
                    <w:szCs w:val="21"/>
                  </w:rPr>
                </w:rPrChange>
              </w:rPr>
            </w:pPr>
            <w:r>
              <w:rPr>
                <w:rFonts w:cs="Times New Roman"/>
                <w:kern w:val="0"/>
                <w:sz w:val="18"/>
                <w:szCs w:val="21"/>
                <w:lang w:bidi="ar"/>
                <w:rPrChange w:id="223" w:author="yanmin" w:date="2024-11-15T17:15:00Z">
                  <w:rPr>
                    <w:rFonts w:cs="Times New Roman"/>
                    <w:kern w:val="0"/>
                    <w:sz w:val="21"/>
                    <w:szCs w:val="21"/>
                    <w:lang w:bidi="ar"/>
                  </w:rPr>
                </w:rPrChange>
              </w:rPr>
              <w:t>DeepConv-DTI</w:t>
            </w:r>
            <w:r>
              <w:rPr>
                <w:rFonts w:cs="Times New Roman"/>
                <w:sz w:val="18"/>
                <w:szCs w:val="21"/>
                <w:rPrChange w:id="224" w:author="yanmin" w:date="2024-11-15T17:15:00Z">
                  <w:rPr>
                    <w:rFonts w:cs="Times New Roman"/>
                    <w:sz w:val="21"/>
                    <w:szCs w:val="21"/>
                  </w:rPr>
                </w:rPrChange>
              </w:rPr>
              <w:t xml:space="preserve"> </w:t>
            </w:r>
          </w:p>
        </w:tc>
        <w:tc>
          <w:tcPr>
            <w:tcW w:w="0" w:type="auto"/>
            <w:noWrap/>
          </w:tcPr>
          <w:p w14:paraId="17197ABE">
            <w:pPr>
              <w:widowControl/>
              <w:spacing w:line="400" w:lineRule="atLeast"/>
              <w:jc w:val="center"/>
              <w:textAlignment w:val="center"/>
              <w:rPr>
                <w:rFonts w:cs="Times New Roman"/>
                <w:sz w:val="18"/>
                <w:szCs w:val="21"/>
                <w:rPrChange w:id="225" w:author="yanmin" w:date="2024-11-15T17:15:00Z">
                  <w:rPr>
                    <w:rFonts w:cs="Times New Roman"/>
                    <w:sz w:val="21"/>
                    <w:szCs w:val="21"/>
                  </w:rPr>
                </w:rPrChange>
              </w:rPr>
            </w:pPr>
            <w:r>
              <w:rPr>
                <w:rFonts w:cs="Times New Roman"/>
                <w:kern w:val="0"/>
                <w:sz w:val="18"/>
                <w:szCs w:val="21"/>
                <w:lang w:bidi="ar"/>
                <w:rPrChange w:id="226" w:author="yanmin" w:date="2024-11-15T17:15:00Z">
                  <w:rPr>
                    <w:rFonts w:cs="Times New Roman"/>
                    <w:kern w:val="0"/>
                    <w:sz w:val="21"/>
                    <w:szCs w:val="21"/>
                    <w:lang w:bidi="ar"/>
                  </w:rPr>
                </w:rPrChange>
              </w:rPr>
              <w:t>0.886(0.006</w:t>
            </w:r>
            <w:r>
              <w:rPr>
                <w:rFonts w:hint="eastAsia" w:cs="Times New Roman"/>
                <w:kern w:val="0"/>
                <w:sz w:val="18"/>
                <w:szCs w:val="21"/>
                <w:lang w:bidi="ar"/>
                <w:rPrChange w:id="227" w:author="yanmin" w:date="2024-11-15T17:15:00Z">
                  <w:rPr>
                    <w:rFonts w:hint="eastAsia" w:cs="Times New Roman"/>
                    <w:kern w:val="0"/>
                    <w:sz w:val="21"/>
                    <w:szCs w:val="21"/>
                    <w:lang w:bidi="ar"/>
                  </w:rPr>
                </w:rPrChange>
              </w:rPr>
              <w:t>)</w:t>
            </w:r>
          </w:p>
        </w:tc>
        <w:tc>
          <w:tcPr>
            <w:tcW w:w="0" w:type="auto"/>
            <w:noWrap/>
          </w:tcPr>
          <w:p w14:paraId="47868E03">
            <w:pPr>
              <w:widowControl/>
              <w:spacing w:line="400" w:lineRule="atLeast"/>
              <w:jc w:val="center"/>
              <w:textAlignment w:val="center"/>
              <w:rPr>
                <w:rFonts w:cs="Times New Roman"/>
                <w:sz w:val="18"/>
                <w:szCs w:val="21"/>
                <w:rPrChange w:id="228" w:author="yanmin" w:date="2024-11-15T17:15:00Z">
                  <w:rPr>
                    <w:rFonts w:cs="Times New Roman"/>
                    <w:sz w:val="21"/>
                    <w:szCs w:val="21"/>
                  </w:rPr>
                </w:rPrChange>
              </w:rPr>
            </w:pPr>
            <w:r>
              <w:rPr>
                <w:rFonts w:cs="Times New Roman"/>
                <w:kern w:val="0"/>
                <w:sz w:val="18"/>
                <w:szCs w:val="21"/>
                <w:lang w:bidi="ar"/>
                <w:rPrChange w:id="229" w:author="yanmin" w:date="2024-11-15T17:15:00Z">
                  <w:rPr>
                    <w:rFonts w:cs="Times New Roman"/>
                    <w:kern w:val="0"/>
                    <w:sz w:val="21"/>
                    <w:szCs w:val="21"/>
                    <w:lang w:bidi="ar"/>
                  </w:rPr>
                </w:rPrChange>
              </w:rPr>
              <w:t>0.890(0.006</w:t>
            </w:r>
            <w:r>
              <w:rPr>
                <w:rFonts w:hint="eastAsia" w:cs="Times New Roman"/>
                <w:kern w:val="0"/>
                <w:sz w:val="18"/>
                <w:szCs w:val="21"/>
                <w:lang w:bidi="ar"/>
                <w:rPrChange w:id="230" w:author="yanmin" w:date="2024-11-15T17:15:00Z">
                  <w:rPr>
                    <w:rFonts w:hint="eastAsia" w:cs="Times New Roman"/>
                    <w:kern w:val="0"/>
                    <w:sz w:val="21"/>
                    <w:szCs w:val="21"/>
                    <w:lang w:bidi="ar"/>
                  </w:rPr>
                </w:rPrChange>
              </w:rPr>
              <w:t>)</w:t>
            </w:r>
          </w:p>
        </w:tc>
        <w:tc>
          <w:tcPr>
            <w:tcW w:w="0" w:type="auto"/>
            <w:noWrap/>
          </w:tcPr>
          <w:p w14:paraId="1002E268">
            <w:pPr>
              <w:widowControl/>
              <w:spacing w:line="400" w:lineRule="atLeast"/>
              <w:jc w:val="center"/>
              <w:textAlignment w:val="center"/>
              <w:rPr>
                <w:rFonts w:cs="Times New Roman"/>
                <w:sz w:val="18"/>
                <w:szCs w:val="21"/>
                <w:rPrChange w:id="231" w:author="yanmin" w:date="2024-11-15T17:15:00Z">
                  <w:rPr>
                    <w:rFonts w:cs="Times New Roman"/>
                    <w:sz w:val="21"/>
                    <w:szCs w:val="21"/>
                  </w:rPr>
                </w:rPrChange>
              </w:rPr>
            </w:pPr>
            <w:r>
              <w:rPr>
                <w:rFonts w:cs="Times New Roman"/>
                <w:kern w:val="0"/>
                <w:sz w:val="18"/>
                <w:szCs w:val="21"/>
                <w:lang w:bidi="ar"/>
                <w:rPrChange w:id="232" w:author="yanmin" w:date="2024-11-15T17:15:00Z">
                  <w:rPr>
                    <w:rFonts w:cs="Times New Roman"/>
                    <w:kern w:val="0"/>
                    <w:sz w:val="21"/>
                    <w:szCs w:val="21"/>
                    <w:lang w:bidi="ar"/>
                  </w:rPr>
                </w:rPrChange>
              </w:rPr>
              <w:t>0.805(0.009</w:t>
            </w:r>
            <w:r>
              <w:rPr>
                <w:rFonts w:hint="eastAsia" w:cs="Times New Roman"/>
                <w:kern w:val="0"/>
                <w:sz w:val="18"/>
                <w:szCs w:val="21"/>
                <w:lang w:bidi="ar"/>
                <w:rPrChange w:id="233" w:author="yanmin" w:date="2024-11-15T17:15:00Z">
                  <w:rPr>
                    <w:rFonts w:hint="eastAsia" w:cs="Times New Roman"/>
                    <w:kern w:val="0"/>
                    <w:sz w:val="21"/>
                    <w:szCs w:val="21"/>
                    <w:lang w:bidi="ar"/>
                  </w:rPr>
                </w:rPrChange>
              </w:rPr>
              <w:t>)</w:t>
            </w:r>
          </w:p>
        </w:tc>
        <w:tc>
          <w:tcPr>
            <w:tcW w:w="0" w:type="auto"/>
            <w:noWrap/>
          </w:tcPr>
          <w:p w14:paraId="59B47709">
            <w:pPr>
              <w:widowControl/>
              <w:spacing w:line="400" w:lineRule="atLeast"/>
              <w:jc w:val="center"/>
              <w:textAlignment w:val="center"/>
              <w:rPr>
                <w:rFonts w:cs="Times New Roman"/>
                <w:sz w:val="18"/>
                <w:szCs w:val="21"/>
                <w:rPrChange w:id="234" w:author="yanmin" w:date="2024-11-15T17:15:00Z">
                  <w:rPr>
                    <w:rFonts w:cs="Times New Roman"/>
                    <w:sz w:val="21"/>
                    <w:szCs w:val="21"/>
                  </w:rPr>
                </w:rPrChange>
              </w:rPr>
            </w:pPr>
            <w:r>
              <w:rPr>
                <w:rFonts w:cs="Times New Roman"/>
                <w:kern w:val="0"/>
                <w:sz w:val="18"/>
                <w:szCs w:val="21"/>
                <w:lang w:bidi="ar"/>
                <w:rPrChange w:id="235" w:author="yanmin" w:date="2024-11-15T17:15:00Z">
                  <w:rPr>
                    <w:rFonts w:cs="Times New Roman"/>
                    <w:kern w:val="0"/>
                    <w:sz w:val="21"/>
                    <w:szCs w:val="21"/>
                    <w:lang w:bidi="ar"/>
                  </w:rPr>
                </w:rPrChange>
              </w:rPr>
              <w:t>0.760(0.029</w:t>
            </w:r>
            <w:r>
              <w:rPr>
                <w:rFonts w:hint="eastAsia" w:cs="Times New Roman"/>
                <w:kern w:val="0"/>
                <w:sz w:val="18"/>
                <w:szCs w:val="21"/>
                <w:lang w:bidi="ar"/>
                <w:rPrChange w:id="236" w:author="yanmin" w:date="2024-11-15T17:15:00Z">
                  <w:rPr>
                    <w:rFonts w:hint="eastAsia" w:cs="Times New Roman"/>
                    <w:kern w:val="0"/>
                    <w:sz w:val="21"/>
                    <w:szCs w:val="21"/>
                    <w:lang w:bidi="ar"/>
                  </w:rPr>
                </w:rPrChange>
              </w:rPr>
              <w:t>)</w:t>
            </w:r>
          </w:p>
        </w:tc>
        <w:tc>
          <w:tcPr>
            <w:tcW w:w="0" w:type="auto"/>
            <w:noWrap/>
          </w:tcPr>
          <w:p w14:paraId="7B478A81">
            <w:pPr>
              <w:widowControl/>
              <w:spacing w:line="400" w:lineRule="atLeast"/>
              <w:jc w:val="center"/>
              <w:textAlignment w:val="center"/>
              <w:rPr>
                <w:rFonts w:cs="Times New Roman"/>
                <w:sz w:val="18"/>
                <w:szCs w:val="21"/>
                <w:rPrChange w:id="237" w:author="yanmin" w:date="2024-11-15T17:15:00Z">
                  <w:rPr>
                    <w:rFonts w:cs="Times New Roman"/>
                    <w:sz w:val="21"/>
                    <w:szCs w:val="21"/>
                  </w:rPr>
                </w:rPrChange>
              </w:rPr>
            </w:pPr>
            <w:r>
              <w:rPr>
                <w:rFonts w:cs="Times New Roman"/>
                <w:kern w:val="0"/>
                <w:sz w:val="18"/>
                <w:szCs w:val="21"/>
                <w:lang w:bidi="ar"/>
                <w:rPrChange w:id="238" w:author="yanmin" w:date="2024-11-15T17:15:00Z">
                  <w:rPr>
                    <w:rFonts w:cs="Times New Roman"/>
                    <w:kern w:val="0"/>
                    <w:sz w:val="21"/>
                    <w:szCs w:val="21"/>
                    <w:lang w:bidi="ar"/>
                  </w:rPr>
                </w:rPrChange>
              </w:rPr>
              <w:t>0.851(0.013</w:t>
            </w:r>
            <w:r>
              <w:rPr>
                <w:rFonts w:hint="eastAsia" w:cs="Times New Roman"/>
                <w:kern w:val="0"/>
                <w:sz w:val="18"/>
                <w:szCs w:val="21"/>
                <w:lang w:bidi="ar"/>
                <w:rPrChange w:id="239" w:author="yanmin" w:date="2024-11-15T17:15:00Z">
                  <w:rPr>
                    <w:rFonts w:hint="eastAsia" w:cs="Times New Roman"/>
                    <w:kern w:val="0"/>
                    <w:sz w:val="21"/>
                    <w:szCs w:val="21"/>
                    <w:lang w:bidi="ar"/>
                  </w:rPr>
                </w:rPrChange>
              </w:rPr>
              <w:t>)</w:t>
            </w:r>
          </w:p>
        </w:tc>
      </w:tr>
      <w:tr w14:paraId="16EF087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5257717E">
            <w:pPr>
              <w:spacing w:line="500" w:lineRule="exact"/>
              <w:rPr>
                <w:rFonts w:cs="Times New Roman"/>
                <w:sz w:val="18"/>
                <w:szCs w:val="21"/>
                <w:rPrChange w:id="240" w:author="yanmin" w:date="2024-11-15T17:15:00Z">
                  <w:rPr>
                    <w:rFonts w:cs="Times New Roman"/>
                    <w:sz w:val="21"/>
                    <w:szCs w:val="21"/>
                  </w:rPr>
                </w:rPrChange>
              </w:rPr>
            </w:pPr>
          </w:p>
        </w:tc>
        <w:tc>
          <w:tcPr>
            <w:tcW w:w="0" w:type="auto"/>
            <w:noWrap/>
          </w:tcPr>
          <w:p w14:paraId="7FA9DEDD">
            <w:pPr>
              <w:widowControl/>
              <w:spacing w:line="400" w:lineRule="atLeast"/>
              <w:textAlignment w:val="center"/>
              <w:rPr>
                <w:rFonts w:cs="Times New Roman"/>
                <w:sz w:val="18"/>
                <w:szCs w:val="21"/>
                <w:rPrChange w:id="241" w:author="yanmin" w:date="2024-11-15T17:15:00Z">
                  <w:rPr>
                    <w:rFonts w:cs="Times New Roman"/>
                    <w:sz w:val="21"/>
                    <w:szCs w:val="21"/>
                  </w:rPr>
                </w:rPrChange>
              </w:rPr>
            </w:pPr>
            <w:r>
              <w:rPr>
                <w:rFonts w:cs="Times New Roman"/>
                <w:kern w:val="0"/>
                <w:sz w:val="18"/>
                <w:szCs w:val="21"/>
                <w:lang w:bidi="ar"/>
                <w:rPrChange w:id="242" w:author="yanmin" w:date="2024-11-15T17:15:00Z">
                  <w:rPr>
                    <w:rFonts w:cs="Times New Roman"/>
                    <w:kern w:val="0"/>
                    <w:sz w:val="21"/>
                    <w:szCs w:val="21"/>
                    <w:lang w:bidi="ar"/>
                  </w:rPr>
                </w:rPrChange>
              </w:rPr>
              <w:t>GraphDTA</w:t>
            </w:r>
            <w:r>
              <w:rPr>
                <w:rFonts w:cs="Times New Roman"/>
                <w:sz w:val="18"/>
                <w:szCs w:val="21"/>
                <w:rPrChange w:id="243" w:author="yanmin" w:date="2024-11-15T17:15:00Z">
                  <w:rPr>
                    <w:rFonts w:cs="Times New Roman"/>
                    <w:sz w:val="21"/>
                    <w:szCs w:val="21"/>
                  </w:rPr>
                </w:rPrChange>
              </w:rPr>
              <w:t xml:space="preserve"> </w:t>
            </w:r>
          </w:p>
        </w:tc>
        <w:tc>
          <w:tcPr>
            <w:tcW w:w="0" w:type="auto"/>
            <w:noWrap/>
          </w:tcPr>
          <w:p w14:paraId="32D7D14D">
            <w:pPr>
              <w:widowControl/>
              <w:spacing w:line="400" w:lineRule="atLeast"/>
              <w:jc w:val="center"/>
              <w:textAlignment w:val="center"/>
              <w:rPr>
                <w:rFonts w:cs="Times New Roman"/>
                <w:sz w:val="18"/>
                <w:szCs w:val="21"/>
                <w:rPrChange w:id="244" w:author="yanmin" w:date="2024-11-15T17:15:00Z">
                  <w:rPr>
                    <w:rFonts w:cs="Times New Roman"/>
                    <w:sz w:val="21"/>
                    <w:szCs w:val="21"/>
                  </w:rPr>
                </w:rPrChange>
              </w:rPr>
            </w:pPr>
            <w:r>
              <w:rPr>
                <w:rFonts w:cs="Times New Roman"/>
                <w:kern w:val="0"/>
                <w:sz w:val="18"/>
                <w:szCs w:val="21"/>
                <w:lang w:bidi="ar"/>
                <w:rPrChange w:id="245" w:author="yanmin" w:date="2024-11-15T17:15:00Z">
                  <w:rPr>
                    <w:rFonts w:cs="Times New Roman"/>
                    <w:kern w:val="0"/>
                    <w:sz w:val="21"/>
                    <w:szCs w:val="21"/>
                    <w:lang w:bidi="ar"/>
                  </w:rPr>
                </w:rPrChange>
              </w:rPr>
              <w:t>0.887(0.008</w:t>
            </w:r>
            <w:r>
              <w:rPr>
                <w:rFonts w:hint="eastAsia" w:cs="Times New Roman"/>
                <w:kern w:val="0"/>
                <w:sz w:val="18"/>
                <w:szCs w:val="21"/>
                <w:lang w:bidi="ar"/>
                <w:rPrChange w:id="246" w:author="yanmin" w:date="2024-11-15T17:15:00Z">
                  <w:rPr>
                    <w:rFonts w:hint="eastAsia" w:cs="Times New Roman"/>
                    <w:kern w:val="0"/>
                    <w:sz w:val="21"/>
                    <w:szCs w:val="21"/>
                    <w:lang w:bidi="ar"/>
                  </w:rPr>
                </w:rPrChange>
              </w:rPr>
              <w:t>)</w:t>
            </w:r>
          </w:p>
        </w:tc>
        <w:tc>
          <w:tcPr>
            <w:tcW w:w="0" w:type="auto"/>
            <w:noWrap/>
          </w:tcPr>
          <w:p w14:paraId="1C854B1F">
            <w:pPr>
              <w:widowControl/>
              <w:spacing w:line="400" w:lineRule="atLeast"/>
              <w:jc w:val="center"/>
              <w:textAlignment w:val="center"/>
              <w:rPr>
                <w:rFonts w:cs="Times New Roman"/>
                <w:sz w:val="18"/>
                <w:szCs w:val="21"/>
                <w:rPrChange w:id="247" w:author="yanmin" w:date="2024-11-15T17:15:00Z">
                  <w:rPr>
                    <w:rFonts w:cs="Times New Roman"/>
                    <w:sz w:val="21"/>
                    <w:szCs w:val="21"/>
                  </w:rPr>
                </w:rPrChange>
              </w:rPr>
            </w:pPr>
            <w:r>
              <w:rPr>
                <w:rFonts w:cs="Times New Roman"/>
                <w:kern w:val="0"/>
                <w:sz w:val="18"/>
                <w:szCs w:val="21"/>
                <w:lang w:bidi="ar"/>
                <w:rPrChange w:id="248" w:author="yanmin" w:date="2024-11-15T17:15:00Z">
                  <w:rPr>
                    <w:rFonts w:cs="Times New Roman"/>
                    <w:kern w:val="0"/>
                    <w:sz w:val="21"/>
                    <w:szCs w:val="21"/>
                    <w:lang w:bidi="ar"/>
                  </w:rPr>
                </w:rPrChange>
              </w:rPr>
              <w:t>0.890(0.007</w:t>
            </w:r>
            <w:r>
              <w:rPr>
                <w:rFonts w:hint="eastAsia" w:cs="Times New Roman"/>
                <w:kern w:val="0"/>
                <w:sz w:val="18"/>
                <w:szCs w:val="21"/>
                <w:lang w:bidi="ar"/>
                <w:rPrChange w:id="249" w:author="yanmin" w:date="2024-11-15T17:15:00Z">
                  <w:rPr>
                    <w:rFonts w:hint="eastAsia" w:cs="Times New Roman"/>
                    <w:kern w:val="0"/>
                    <w:sz w:val="21"/>
                    <w:szCs w:val="21"/>
                    <w:lang w:bidi="ar"/>
                  </w:rPr>
                </w:rPrChange>
              </w:rPr>
              <w:t>)</w:t>
            </w:r>
          </w:p>
        </w:tc>
        <w:tc>
          <w:tcPr>
            <w:tcW w:w="0" w:type="auto"/>
            <w:noWrap/>
          </w:tcPr>
          <w:p w14:paraId="409F9710">
            <w:pPr>
              <w:widowControl/>
              <w:spacing w:line="400" w:lineRule="atLeast"/>
              <w:jc w:val="center"/>
              <w:textAlignment w:val="center"/>
              <w:rPr>
                <w:rFonts w:cs="Times New Roman"/>
                <w:sz w:val="18"/>
                <w:szCs w:val="21"/>
                <w:rPrChange w:id="250" w:author="yanmin" w:date="2024-11-15T17:15:00Z">
                  <w:rPr>
                    <w:rFonts w:cs="Times New Roman"/>
                    <w:sz w:val="21"/>
                    <w:szCs w:val="21"/>
                  </w:rPr>
                </w:rPrChange>
              </w:rPr>
            </w:pPr>
            <w:r>
              <w:rPr>
                <w:rFonts w:cs="Times New Roman"/>
                <w:kern w:val="0"/>
                <w:sz w:val="18"/>
                <w:szCs w:val="21"/>
                <w:lang w:bidi="ar"/>
                <w:rPrChange w:id="251" w:author="yanmin" w:date="2024-11-15T17:15:00Z">
                  <w:rPr>
                    <w:rFonts w:cs="Times New Roman"/>
                    <w:kern w:val="0"/>
                    <w:sz w:val="21"/>
                    <w:szCs w:val="21"/>
                    <w:lang w:bidi="ar"/>
                  </w:rPr>
                </w:rPrChange>
              </w:rPr>
              <w:t>0.890(0.007</w:t>
            </w:r>
            <w:r>
              <w:rPr>
                <w:rFonts w:hint="eastAsia" w:cs="Times New Roman"/>
                <w:kern w:val="0"/>
                <w:sz w:val="18"/>
                <w:szCs w:val="21"/>
                <w:lang w:bidi="ar"/>
                <w:rPrChange w:id="252" w:author="yanmin" w:date="2024-11-15T17:15:00Z">
                  <w:rPr>
                    <w:rFonts w:hint="eastAsia" w:cs="Times New Roman"/>
                    <w:kern w:val="0"/>
                    <w:sz w:val="21"/>
                    <w:szCs w:val="21"/>
                    <w:lang w:bidi="ar"/>
                  </w:rPr>
                </w:rPrChange>
              </w:rPr>
              <w:t>)</w:t>
            </w:r>
          </w:p>
        </w:tc>
        <w:tc>
          <w:tcPr>
            <w:tcW w:w="0" w:type="auto"/>
            <w:noWrap/>
          </w:tcPr>
          <w:p w14:paraId="4573207F">
            <w:pPr>
              <w:widowControl/>
              <w:spacing w:line="400" w:lineRule="atLeast"/>
              <w:jc w:val="center"/>
              <w:textAlignment w:val="center"/>
              <w:rPr>
                <w:rFonts w:cs="Times New Roman"/>
                <w:sz w:val="18"/>
                <w:szCs w:val="21"/>
                <w:rPrChange w:id="253" w:author="yanmin" w:date="2024-11-15T17:15:00Z">
                  <w:rPr>
                    <w:rFonts w:cs="Times New Roman"/>
                    <w:sz w:val="21"/>
                    <w:szCs w:val="21"/>
                  </w:rPr>
                </w:rPrChange>
              </w:rPr>
            </w:pPr>
            <w:r>
              <w:rPr>
                <w:rFonts w:cs="Times New Roman"/>
                <w:kern w:val="0"/>
                <w:sz w:val="18"/>
                <w:szCs w:val="21"/>
                <w:lang w:bidi="ar"/>
                <w:rPrChange w:id="254" w:author="yanmin" w:date="2024-11-15T17:15:00Z">
                  <w:rPr>
                    <w:rFonts w:cs="Times New Roman"/>
                    <w:kern w:val="0"/>
                    <w:sz w:val="21"/>
                    <w:szCs w:val="21"/>
                    <w:lang w:bidi="ar"/>
                  </w:rPr>
                </w:rPrChange>
              </w:rPr>
              <w:t>0.745(0.032</w:t>
            </w:r>
            <w:r>
              <w:rPr>
                <w:rFonts w:hint="eastAsia" w:cs="Times New Roman"/>
                <w:kern w:val="0"/>
                <w:sz w:val="18"/>
                <w:szCs w:val="21"/>
                <w:lang w:bidi="ar"/>
                <w:rPrChange w:id="255" w:author="yanmin" w:date="2024-11-15T17:15:00Z">
                  <w:rPr>
                    <w:rFonts w:hint="eastAsia" w:cs="Times New Roman"/>
                    <w:kern w:val="0"/>
                    <w:sz w:val="21"/>
                    <w:szCs w:val="21"/>
                    <w:lang w:bidi="ar"/>
                  </w:rPr>
                </w:rPrChange>
              </w:rPr>
              <w:t>)</w:t>
            </w:r>
          </w:p>
        </w:tc>
        <w:tc>
          <w:tcPr>
            <w:tcW w:w="0" w:type="auto"/>
            <w:noWrap/>
          </w:tcPr>
          <w:p w14:paraId="6CB28040">
            <w:pPr>
              <w:widowControl/>
              <w:spacing w:line="400" w:lineRule="atLeast"/>
              <w:jc w:val="center"/>
              <w:textAlignment w:val="center"/>
              <w:rPr>
                <w:rFonts w:cs="Times New Roman"/>
                <w:sz w:val="18"/>
                <w:szCs w:val="21"/>
                <w:u w:val="single"/>
                <w:rPrChange w:id="256" w:author="yanmin" w:date="2024-11-15T17:15:00Z">
                  <w:rPr>
                    <w:rFonts w:cs="Times New Roman"/>
                    <w:sz w:val="21"/>
                    <w:szCs w:val="21"/>
                    <w:u w:val="single"/>
                  </w:rPr>
                </w:rPrChange>
              </w:rPr>
            </w:pPr>
            <w:r>
              <w:rPr>
                <w:rFonts w:cs="Times New Roman"/>
                <w:kern w:val="0"/>
                <w:sz w:val="18"/>
                <w:szCs w:val="21"/>
                <w:u w:val="single"/>
                <w:lang w:bidi="ar"/>
                <w:rPrChange w:id="257" w:author="yanmin" w:date="2024-11-15T17:15:00Z">
                  <w:rPr>
                    <w:rFonts w:cs="Times New Roman"/>
                    <w:kern w:val="0"/>
                    <w:sz w:val="21"/>
                    <w:szCs w:val="21"/>
                    <w:u w:val="single"/>
                    <w:lang w:bidi="ar"/>
                  </w:rPr>
                </w:rPrChange>
              </w:rPr>
              <w:t>0.854(0.025</w:t>
            </w:r>
            <w:r>
              <w:rPr>
                <w:rFonts w:hint="eastAsia" w:cs="Times New Roman"/>
                <w:kern w:val="0"/>
                <w:sz w:val="18"/>
                <w:szCs w:val="21"/>
                <w:u w:val="single"/>
                <w:lang w:bidi="ar"/>
                <w:rPrChange w:id="258" w:author="yanmin" w:date="2024-11-15T17:15:00Z">
                  <w:rPr>
                    <w:rFonts w:hint="eastAsia" w:cs="Times New Roman"/>
                    <w:kern w:val="0"/>
                    <w:sz w:val="21"/>
                    <w:szCs w:val="21"/>
                    <w:u w:val="single"/>
                    <w:lang w:bidi="ar"/>
                  </w:rPr>
                </w:rPrChange>
              </w:rPr>
              <w:t>)</w:t>
            </w:r>
          </w:p>
        </w:tc>
      </w:tr>
      <w:tr w14:paraId="236FE6E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noWrap/>
          </w:tcPr>
          <w:p w14:paraId="6B24A8C0">
            <w:pPr>
              <w:spacing w:line="500" w:lineRule="exact"/>
              <w:rPr>
                <w:rFonts w:cs="Times New Roman"/>
                <w:sz w:val="18"/>
                <w:szCs w:val="21"/>
                <w:rPrChange w:id="259" w:author="yanmin" w:date="2024-11-15T17:15:00Z">
                  <w:rPr>
                    <w:rFonts w:cs="Times New Roman"/>
                    <w:sz w:val="21"/>
                    <w:szCs w:val="21"/>
                  </w:rPr>
                </w:rPrChange>
              </w:rPr>
            </w:pPr>
          </w:p>
        </w:tc>
        <w:tc>
          <w:tcPr>
            <w:tcW w:w="0" w:type="auto"/>
            <w:noWrap/>
          </w:tcPr>
          <w:p w14:paraId="786AC0B0">
            <w:pPr>
              <w:widowControl/>
              <w:spacing w:line="400" w:lineRule="atLeast"/>
              <w:textAlignment w:val="center"/>
              <w:rPr>
                <w:rFonts w:cs="Times New Roman"/>
                <w:sz w:val="18"/>
                <w:szCs w:val="21"/>
                <w:rPrChange w:id="260" w:author="yanmin" w:date="2024-11-15T17:15:00Z">
                  <w:rPr>
                    <w:rFonts w:cs="Times New Roman"/>
                    <w:sz w:val="21"/>
                    <w:szCs w:val="21"/>
                  </w:rPr>
                </w:rPrChange>
              </w:rPr>
            </w:pPr>
            <w:r>
              <w:rPr>
                <w:rFonts w:cs="Times New Roman"/>
                <w:kern w:val="0"/>
                <w:sz w:val="18"/>
                <w:szCs w:val="21"/>
                <w:lang w:bidi="ar"/>
                <w:rPrChange w:id="261" w:author="yanmin" w:date="2024-11-15T17:15:00Z">
                  <w:rPr>
                    <w:rFonts w:cs="Times New Roman"/>
                    <w:kern w:val="0"/>
                    <w:sz w:val="21"/>
                    <w:szCs w:val="21"/>
                    <w:lang w:bidi="ar"/>
                  </w:rPr>
                </w:rPrChange>
              </w:rPr>
              <w:t>MolTrans</w:t>
            </w:r>
            <w:r>
              <w:rPr>
                <w:rFonts w:cs="Times New Roman"/>
                <w:sz w:val="18"/>
                <w:szCs w:val="21"/>
                <w:rPrChange w:id="262" w:author="yanmin" w:date="2024-11-15T17:15:00Z">
                  <w:rPr>
                    <w:rFonts w:cs="Times New Roman"/>
                    <w:sz w:val="21"/>
                    <w:szCs w:val="21"/>
                  </w:rPr>
                </w:rPrChange>
              </w:rPr>
              <w:t xml:space="preserve"> </w:t>
            </w:r>
          </w:p>
        </w:tc>
        <w:tc>
          <w:tcPr>
            <w:tcW w:w="0" w:type="auto"/>
            <w:noWrap/>
          </w:tcPr>
          <w:p w14:paraId="326F125B">
            <w:pPr>
              <w:widowControl/>
              <w:spacing w:line="400" w:lineRule="atLeast"/>
              <w:jc w:val="center"/>
              <w:textAlignment w:val="center"/>
              <w:rPr>
                <w:rFonts w:cs="Times New Roman"/>
                <w:sz w:val="18"/>
                <w:szCs w:val="21"/>
                <w:rPrChange w:id="263" w:author="yanmin" w:date="2024-11-15T17:15:00Z">
                  <w:rPr>
                    <w:rFonts w:cs="Times New Roman"/>
                    <w:sz w:val="21"/>
                    <w:szCs w:val="21"/>
                  </w:rPr>
                </w:rPrChange>
              </w:rPr>
            </w:pPr>
            <w:r>
              <w:rPr>
                <w:rFonts w:cs="Times New Roman"/>
                <w:kern w:val="0"/>
                <w:sz w:val="18"/>
                <w:szCs w:val="21"/>
                <w:lang w:bidi="ar"/>
                <w:rPrChange w:id="264" w:author="yanmin" w:date="2024-11-15T17:15:00Z">
                  <w:rPr>
                    <w:rFonts w:cs="Times New Roman"/>
                    <w:kern w:val="0"/>
                    <w:sz w:val="21"/>
                    <w:szCs w:val="21"/>
                    <w:lang w:bidi="ar"/>
                  </w:rPr>
                </w:rPrChange>
              </w:rPr>
              <w:t>0.895(0.004</w:t>
            </w:r>
            <w:r>
              <w:rPr>
                <w:rFonts w:hint="eastAsia" w:cs="Times New Roman"/>
                <w:kern w:val="0"/>
                <w:sz w:val="18"/>
                <w:szCs w:val="21"/>
                <w:lang w:bidi="ar"/>
                <w:rPrChange w:id="265" w:author="yanmin" w:date="2024-11-15T17:15:00Z">
                  <w:rPr>
                    <w:rFonts w:hint="eastAsia" w:cs="Times New Roman"/>
                    <w:kern w:val="0"/>
                    <w:sz w:val="21"/>
                    <w:szCs w:val="21"/>
                    <w:lang w:bidi="ar"/>
                  </w:rPr>
                </w:rPrChange>
              </w:rPr>
              <w:t>)</w:t>
            </w:r>
          </w:p>
        </w:tc>
        <w:tc>
          <w:tcPr>
            <w:tcW w:w="0" w:type="auto"/>
            <w:noWrap/>
          </w:tcPr>
          <w:p w14:paraId="6A1FEE9E">
            <w:pPr>
              <w:widowControl/>
              <w:spacing w:line="400" w:lineRule="atLeast"/>
              <w:jc w:val="center"/>
              <w:textAlignment w:val="center"/>
              <w:rPr>
                <w:rFonts w:cs="Times New Roman"/>
                <w:sz w:val="18"/>
                <w:szCs w:val="21"/>
                <w:rPrChange w:id="266" w:author="yanmin" w:date="2024-11-15T17:15:00Z">
                  <w:rPr>
                    <w:rFonts w:cs="Times New Roman"/>
                    <w:sz w:val="21"/>
                    <w:szCs w:val="21"/>
                  </w:rPr>
                </w:rPrChange>
              </w:rPr>
            </w:pPr>
            <w:r>
              <w:rPr>
                <w:rFonts w:cs="Times New Roman"/>
                <w:kern w:val="0"/>
                <w:sz w:val="18"/>
                <w:szCs w:val="21"/>
                <w:lang w:bidi="ar"/>
                <w:rPrChange w:id="267" w:author="yanmin" w:date="2024-11-15T17:15:00Z">
                  <w:rPr>
                    <w:rFonts w:cs="Times New Roman"/>
                    <w:kern w:val="0"/>
                    <w:sz w:val="21"/>
                    <w:szCs w:val="21"/>
                    <w:lang w:bidi="ar"/>
                  </w:rPr>
                </w:rPrChange>
              </w:rPr>
              <w:t>0.897(0.005</w:t>
            </w:r>
            <w:r>
              <w:rPr>
                <w:rFonts w:hint="eastAsia" w:cs="Times New Roman"/>
                <w:kern w:val="0"/>
                <w:sz w:val="18"/>
                <w:szCs w:val="21"/>
                <w:lang w:bidi="ar"/>
                <w:rPrChange w:id="268" w:author="yanmin" w:date="2024-11-15T17:15:00Z">
                  <w:rPr>
                    <w:rFonts w:hint="eastAsia" w:cs="Times New Roman"/>
                    <w:kern w:val="0"/>
                    <w:sz w:val="21"/>
                    <w:szCs w:val="21"/>
                    <w:lang w:bidi="ar"/>
                  </w:rPr>
                </w:rPrChange>
              </w:rPr>
              <w:t>)</w:t>
            </w:r>
          </w:p>
        </w:tc>
        <w:tc>
          <w:tcPr>
            <w:tcW w:w="0" w:type="auto"/>
            <w:noWrap/>
          </w:tcPr>
          <w:p w14:paraId="66122120">
            <w:pPr>
              <w:widowControl/>
              <w:spacing w:line="400" w:lineRule="atLeast"/>
              <w:jc w:val="center"/>
              <w:textAlignment w:val="center"/>
              <w:rPr>
                <w:rFonts w:cs="Times New Roman"/>
                <w:sz w:val="18"/>
                <w:szCs w:val="21"/>
                <w:rPrChange w:id="269" w:author="yanmin" w:date="2024-11-15T17:15:00Z">
                  <w:rPr>
                    <w:rFonts w:cs="Times New Roman"/>
                    <w:sz w:val="21"/>
                    <w:szCs w:val="21"/>
                  </w:rPr>
                </w:rPrChange>
              </w:rPr>
            </w:pPr>
            <w:r>
              <w:rPr>
                <w:rFonts w:cs="Times New Roman"/>
                <w:kern w:val="0"/>
                <w:sz w:val="18"/>
                <w:szCs w:val="21"/>
                <w:lang w:bidi="ar"/>
                <w:rPrChange w:id="270" w:author="yanmin" w:date="2024-11-15T17:15:00Z">
                  <w:rPr>
                    <w:rFonts w:cs="Times New Roman"/>
                    <w:kern w:val="0"/>
                    <w:sz w:val="21"/>
                    <w:szCs w:val="21"/>
                    <w:lang w:bidi="ar"/>
                  </w:rPr>
                </w:rPrChange>
              </w:rPr>
              <w:t>0.897(0.005</w:t>
            </w:r>
            <w:r>
              <w:rPr>
                <w:rFonts w:hint="eastAsia" w:cs="Times New Roman"/>
                <w:kern w:val="0"/>
                <w:sz w:val="18"/>
                <w:szCs w:val="21"/>
                <w:lang w:bidi="ar"/>
                <w:rPrChange w:id="271" w:author="yanmin" w:date="2024-11-15T17:15:00Z">
                  <w:rPr>
                    <w:rFonts w:hint="eastAsia" w:cs="Times New Roman"/>
                    <w:kern w:val="0"/>
                    <w:sz w:val="21"/>
                    <w:szCs w:val="21"/>
                    <w:lang w:bidi="ar"/>
                  </w:rPr>
                </w:rPrChange>
              </w:rPr>
              <w:t>)</w:t>
            </w:r>
          </w:p>
        </w:tc>
        <w:tc>
          <w:tcPr>
            <w:tcW w:w="0" w:type="auto"/>
            <w:noWrap/>
          </w:tcPr>
          <w:p w14:paraId="608DC0E2">
            <w:pPr>
              <w:widowControl/>
              <w:spacing w:line="400" w:lineRule="atLeast"/>
              <w:jc w:val="center"/>
              <w:textAlignment w:val="center"/>
              <w:rPr>
                <w:rFonts w:cs="Times New Roman"/>
                <w:sz w:val="18"/>
                <w:szCs w:val="21"/>
                <w:rPrChange w:id="272" w:author="yanmin" w:date="2024-11-15T17:15:00Z">
                  <w:rPr>
                    <w:rFonts w:cs="Times New Roman"/>
                    <w:sz w:val="21"/>
                    <w:szCs w:val="21"/>
                  </w:rPr>
                </w:rPrChange>
              </w:rPr>
            </w:pPr>
            <w:r>
              <w:rPr>
                <w:rFonts w:cs="Times New Roman"/>
                <w:kern w:val="0"/>
                <w:sz w:val="18"/>
                <w:szCs w:val="21"/>
                <w:lang w:bidi="ar"/>
                <w:rPrChange w:id="273" w:author="yanmin" w:date="2024-11-15T17:15:00Z">
                  <w:rPr>
                    <w:rFonts w:cs="Times New Roman"/>
                    <w:kern w:val="0"/>
                    <w:sz w:val="21"/>
                    <w:szCs w:val="21"/>
                    <w:lang w:bidi="ar"/>
                  </w:rPr>
                </w:rPrChange>
              </w:rPr>
              <w:t>0.818(0.031</w:t>
            </w:r>
            <w:r>
              <w:rPr>
                <w:rFonts w:hint="eastAsia" w:cs="Times New Roman"/>
                <w:kern w:val="0"/>
                <w:sz w:val="18"/>
                <w:szCs w:val="21"/>
                <w:lang w:bidi="ar"/>
                <w:rPrChange w:id="274" w:author="yanmin" w:date="2024-11-15T17:15:00Z">
                  <w:rPr>
                    <w:rFonts w:hint="eastAsia" w:cs="Times New Roman"/>
                    <w:kern w:val="0"/>
                    <w:sz w:val="21"/>
                    <w:szCs w:val="21"/>
                    <w:lang w:bidi="ar"/>
                  </w:rPr>
                </w:rPrChange>
              </w:rPr>
              <w:t>)</w:t>
            </w:r>
          </w:p>
        </w:tc>
        <w:tc>
          <w:tcPr>
            <w:tcW w:w="0" w:type="auto"/>
            <w:noWrap/>
          </w:tcPr>
          <w:p w14:paraId="392D8C66">
            <w:pPr>
              <w:widowControl/>
              <w:spacing w:line="400" w:lineRule="atLeast"/>
              <w:jc w:val="center"/>
              <w:textAlignment w:val="center"/>
              <w:rPr>
                <w:rFonts w:cs="Times New Roman"/>
                <w:sz w:val="18"/>
                <w:szCs w:val="21"/>
                <w:rPrChange w:id="275" w:author="yanmin" w:date="2024-11-15T17:15:00Z">
                  <w:rPr>
                    <w:rFonts w:cs="Times New Roman"/>
                    <w:sz w:val="21"/>
                    <w:szCs w:val="21"/>
                  </w:rPr>
                </w:rPrChange>
              </w:rPr>
            </w:pPr>
            <w:r>
              <w:rPr>
                <w:rFonts w:cs="Times New Roman"/>
                <w:kern w:val="0"/>
                <w:sz w:val="18"/>
                <w:szCs w:val="21"/>
                <w:lang w:bidi="ar"/>
                <w:rPrChange w:id="276" w:author="yanmin" w:date="2024-11-15T17:15:00Z">
                  <w:rPr>
                    <w:rFonts w:cs="Times New Roman"/>
                    <w:kern w:val="0"/>
                    <w:sz w:val="21"/>
                    <w:szCs w:val="21"/>
                    <w:lang w:bidi="ar"/>
                  </w:rPr>
                </w:rPrChange>
              </w:rPr>
              <w:t>0.831(0.015</w:t>
            </w:r>
            <w:r>
              <w:rPr>
                <w:rFonts w:hint="eastAsia" w:cs="Times New Roman"/>
                <w:kern w:val="0"/>
                <w:sz w:val="18"/>
                <w:szCs w:val="21"/>
                <w:lang w:bidi="ar"/>
                <w:rPrChange w:id="277" w:author="yanmin" w:date="2024-11-15T17:15:00Z">
                  <w:rPr>
                    <w:rFonts w:hint="eastAsia" w:cs="Times New Roman"/>
                    <w:kern w:val="0"/>
                    <w:sz w:val="21"/>
                    <w:szCs w:val="21"/>
                    <w:lang w:bidi="ar"/>
                  </w:rPr>
                </w:rPrChange>
              </w:rPr>
              <w:t>)</w:t>
            </w:r>
          </w:p>
        </w:tc>
      </w:tr>
      <w:tr w14:paraId="1B090B2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0" w:type="auto"/>
            <w:vMerge w:val="continue"/>
            <w:noWrap/>
          </w:tcPr>
          <w:p w14:paraId="16FA9240">
            <w:pPr>
              <w:spacing w:line="500" w:lineRule="exact"/>
              <w:rPr>
                <w:rFonts w:cs="Times New Roman"/>
                <w:sz w:val="18"/>
                <w:szCs w:val="21"/>
                <w:rPrChange w:id="278" w:author="yanmin" w:date="2024-11-15T17:15:00Z">
                  <w:rPr>
                    <w:rFonts w:cs="Times New Roman"/>
                    <w:sz w:val="21"/>
                    <w:szCs w:val="21"/>
                  </w:rPr>
                </w:rPrChange>
              </w:rPr>
            </w:pPr>
          </w:p>
        </w:tc>
        <w:tc>
          <w:tcPr>
            <w:tcW w:w="0" w:type="auto"/>
            <w:noWrap/>
          </w:tcPr>
          <w:p w14:paraId="25C962AA">
            <w:pPr>
              <w:widowControl/>
              <w:spacing w:line="400" w:lineRule="atLeast"/>
              <w:textAlignment w:val="center"/>
              <w:rPr>
                <w:rFonts w:cs="Times New Roman"/>
                <w:sz w:val="18"/>
                <w:szCs w:val="21"/>
                <w:rPrChange w:id="279" w:author="yanmin" w:date="2024-11-15T17:15:00Z">
                  <w:rPr>
                    <w:rFonts w:cs="Times New Roman"/>
                    <w:sz w:val="21"/>
                    <w:szCs w:val="21"/>
                  </w:rPr>
                </w:rPrChange>
              </w:rPr>
            </w:pPr>
            <w:r>
              <w:rPr>
                <w:rFonts w:cs="Times New Roman"/>
                <w:kern w:val="0"/>
                <w:sz w:val="18"/>
                <w:szCs w:val="21"/>
                <w:lang w:bidi="ar"/>
                <w:rPrChange w:id="280" w:author="yanmin" w:date="2024-11-15T17:15:00Z">
                  <w:rPr>
                    <w:rFonts w:cs="Times New Roman"/>
                    <w:kern w:val="0"/>
                    <w:sz w:val="21"/>
                    <w:szCs w:val="21"/>
                    <w:lang w:bidi="ar"/>
                  </w:rPr>
                </w:rPrChange>
              </w:rPr>
              <w:t>DrugBAN</w:t>
            </w:r>
            <w:r>
              <w:rPr>
                <w:rFonts w:cs="Times New Roman"/>
                <w:sz w:val="18"/>
                <w:szCs w:val="21"/>
                <w:rPrChange w:id="281" w:author="yanmin" w:date="2024-11-15T17:15:00Z">
                  <w:rPr>
                    <w:rFonts w:cs="Times New Roman"/>
                    <w:sz w:val="21"/>
                    <w:szCs w:val="21"/>
                  </w:rPr>
                </w:rPrChange>
              </w:rPr>
              <w:t xml:space="preserve"> </w:t>
            </w:r>
          </w:p>
        </w:tc>
        <w:tc>
          <w:tcPr>
            <w:tcW w:w="0" w:type="auto"/>
            <w:noWrap/>
          </w:tcPr>
          <w:p w14:paraId="39DADD30">
            <w:pPr>
              <w:widowControl/>
              <w:spacing w:line="400" w:lineRule="atLeast"/>
              <w:jc w:val="center"/>
              <w:textAlignment w:val="center"/>
              <w:rPr>
                <w:rFonts w:cs="Times New Roman"/>
                <w:sz w:val="18"/>
                <w:szCs w:val="21"/>
                <w:u w:val="single"/>
                <w:rPrChange w:id="282" w:author="yanmin" w:date="2024-11-15T17:15:00Z">
                  <w:rPr>
                    <w:rFonts w:cs="Times New Roman"/>
                    <w:sz w:val="21"/>
                    <w:szCs w:val="21"/>
                    <w:u w:val="single"/>
                  </w:rPr>
                </w:rPrChange>
              </w:rPr>
            </w:pPr>
            <w:r>
              <w:rPr>
                <w:rFonts w:cs="Times New Roman"/>
                <w:kern w:val="0"/>
                <w:sz w:val="18"/>
                <w:szCs w:val="21"/>
                <w:u w:val="single"/>
                <w:lang w:bidi="ar"/>
                <w:rPrChange w:id="283" w:author="yanmin" w:date="2024-11-15T17:15:00Z">
                  <w:rPr>
                    <w:rFonts w:cs="Times New Roman"/>
                    <w:kern w:val="0"/>
                    <w:sz w:val="21"/>
                    <w:szCs w:val="21"/>
                    <w:u w:val="single"/>
                    <w:lang w:bidi="ar"/>
                  </w:rPr>
                </w:rPrChange>
              </w:rPr>
              <w:t>0.903(0.004</w:t>
            </w:r>
            <w:r>
              <w:rPr>
                <w:rFonts w:hint="eastAsia" w:cs="Times New Roman"/>
                <w:kern w:val="0"/>
                <w:sz w:val="18"/>
                <w:szCs w:val="21"/>
                <w:u w:val="single"/>
                <w:lang w:bidi="ar"/>
                <w:rPrChange w:id="284" w:author="yanmin" w:date="2024-11-15T17:15:00Z">
                  <w:rPr>
                    <w:rFonts w:hint="eastAsia" w:cs="Times New Roman"/>
                    <w:kern w:val="0"/>
                    <w:sz w:val="21"/>
                    <w:szCs w:val="21"/>
                    <w:u w:val="single"/>
                    <w:lang w:bidi="ar"/>
                  </w:rPr>
                </w:rPrChange>
              </w:rPr>
              <w:t>)</w:t>
            </w:r>
          </w:p>
        </w:tc>
        <w:tc>
          <w:tcPr>
            <w:tcW w:w="0" w:type="auto"/>
            <w:noWrap/>
          </w:tcPr>
          <w:p w14:paraId="1C645494">
            <w:pPr>
              <w:widowControl/>
              <w:spacing w:line="400" w:lineRule="atLeast"/>
              <w:jc w:val="center"/>
              <w:textAlignment w:val="center"/>
              <w:rPr>
                <w:rFonts w:cs="Times New Roman"/>
                <w:sz w:val="18"/>
                <w:szCs w:val="21"/>
                <w:u w:val="single"/>
                <w:rPrChange w:id="285" w:author="yanmin" w:date="2024-11-15T17:15:00Z">
                  <w:rPr>
                    <w:rFonts w:cs="Times New Roman"/>
                    <w:sz w:val="21"/>
                    <w:szCs w:val="21"/>
                    <w:u w:val="single"/>
                  </w:rPr>
                </w:rPrChange>
              </w:rPr>
            </w:pPr>
            <w:r>
              <w:rPr>
                <w:rFonts w:cs="Times New Roman"/>
                <w:kern w:val="0"/>
                <w:sz w:val="18"/>
                <w:szCs w:val="21"/>
                <w:u w:val="single"/>
                <w:lang w:bidi="ar"/>
                <w:rPrChange w:id="286" w:author="yanmin" w:date="2024-11-15T17:15:00Z">
                  <w:rPr>
                    <w:rFonts w:cs="Times New Roman"/>
                    <w:kern w:val="0"/>
                    <w:sz w:val="21"/>
                    <w:szCs w:val="21"/>
                    <w:u w:val="single"/>
                    <w:lang w:bidi="ar"/>
                  </w:rPr>
                </w:rPrChange>
              </w:rPr>
              <w:t>0.902(0.004</w:t>
            </w:r>
            <w:r>
              <w:rPr>
                <w:rFonts w:hint="eastAsia" w:cs="Times New Roman"/>
                <w:kern w:val="0"/>
                <w:sz w:val="18"/>
                <w:szCs w:val="21"/>
                <w:u w:val="single"/>
                <w:lang w:bidi="ar"/>
                <w:rPrChange w:id="287" w:author="yanmin" w:date="2024-11-15T17:15:00Z">
                  <w:rPr>
                    <w:rFonts w:hint="eastAsia" w:cs="Times New Roman"/>
                    <w:kern w:val="0"/>
                    <w:sz w:val="21"/>
                    <w:szCs w:val="21"/>
                    <w:u w:val="single"/>
                    <w:lang w:bidi="ar"/>
                  </w:rPr>
                </w:rPrChange>
              </w:rPr>
              <w:t>)</w:t>
            </w:r>
          </w:p>
        </w:tc>
        <w:tc>
          <w:tcPr>
            <w:tcW w:w="0" w:type="auto"/>
            <w:noWrap/>
          </w:tcPr>
          <w:p w14:paraId="500D78F2">
            <w:pPr>
              <w:widowControl/>
              <w:spacing w:line="400" w:lineRule="atLeast"/>
              <w:jc w:val="center"/>
              <w:textAlignment w:val="center"/>
              <w:rPr>
                <w:rFonts w:cs="Times New Roman"/>
                <w:sz w:val="18"/>
                <w:szCs w:val="21"/>
                <w:u w:val="single"/>
                <w:rPrChange w:id="288" w:author="yanmin" w:date="2024-11-15T17:15:00Z">
                  <w:rPr>
                    <w:rFonts w:cs="Times New Roman"/>
                    <w:sz w:val="21"/>
                    <w:szCs w:val="21"/>
                    <w:u w:val="single"/>
                  </w:rPr>
                </w:rPrChange>
              </w:rPr>
            </w:pPr>
            <w:r>
              <w:rPr>
                <w:rFonts w:cs="Times New Roman"/>
                <w:kern w:val="0"/>
                <w:sz w:val="18"/>
                <w:szCs w:val="21"/>
                <w:u w:val="single"/>
                <w:lang w:bidi="ar"/>
                <w:rPrChange w:id="289" w:author="yanmin" w:date="2024-11-15T17:15:00Z">
                  <w:rPr>
                    <w:rFonts w:cs="Times New Roman"/>
                    <w:kern w:val="0"/>
                    <w:sz w:val="21"/>
                    <w:szCs w:val="21"/>
                    <w:u w:val="single"/>
                    <w:lang w:bidi="ar"/>
                  </w:rPr>
                </w:rPrChange>
              </w:rPr>
              <w:t>0.902(0.004</w:t>
            </w:r>
            <w:r>
              <w:rPr>
                <w:rFonts w:hint="eastAsia" w:cs="Times New Roman"/>
                <w:kern w:val="0"/>
                <w:sz w:val="18"/>
                <w:szCs w:val="21"/>
                <w:u w:val="single"/>
                <w:lang w:bidi="ar"/>
                <w:rPrChange w:id="290" w:author="yanmin" w:date="2024-11-15T17:15:00Z">
                  <w:rPr>
                    <w:rFonts w:hint="eastAsia" w:cs="Times New Roman"/>
                    <w:kern w:val="0"/>
                    <w:sz w:val="21"/>
                    <w:szCs w:val="21"/>
                    <w:u w:val="single"/>
                    <w:lang w:bidi="ar"/>
                  </w:rPr>
                </w:rPrChange>
              </w:rPr>
              <w:t>)</w:t>
            </w:r>
          </w:p>
        </w:tc>
        <w:tc>
          <w:tcPr>
            <w:tcW w:w="0" w:type="auto"/>
            <w:noWrap/>
          </w:tcPr>
          <w:p w14:paraId="2FE5CB2F">
            <w:pPr>
              <w:widowControl/>
              <w:spacing w:line="400" w:lineRule="atLeast"/>
              <w:jc w:val="center"/>
              <w:textAlignment w:val="center"/>
              <w:rPr>
                <w:rFonts w:cs="Times New Roman"/>
                <w:sz w:val="18"/>
                <w:szCs w:val="21"/>
                <w:rPrChange w:id="291" w:author="yanmin" w:date="2024-11-15T17:15:00Z">
                  <w:rPr>
                    <w:rFonts w:cs="Times New Roman"/>
                    <w:sz w:val="21"/>
                    <w:szCs w:val="21"/>
                  </w:rPr>
                </w:rPrChange>
              </w:rPr>
            </w:pPr>
            <w:r>
              <w:rPr>
                <w:rFonts w:cs="Times New Roman"/>
                <w:kern w:val="0"/>
                <w:sz w:val="18"/>
                <w:szCs w:val="21"/>
                <w:lang w:bidi="ar"/>
                <w:rPrChange w:id="292" w:author="yanmin" w:date="2024-11-15T17:15:00Z">
                  <w:rPr>
                    <w:rFonts w:cs="Times New Roman"/>
                    <w:kern w:val="0"/>
                    <w:sz w:val="21"/>
                    <w:szCs w:val="21"/>
                    <w:lang w:bidi="ar"/>
                  </w:rPr>
                </w:rPrChange>
              </w:rPr>
              <w:t>0.820(0.021</w:t>
            </w:r>
            <w:r>
              <w:rPr>
                <w:rFonts w:hint="eastAsia" w:cs="Times New Roman"/>
                <w:kern w:val="0"/>
                <w:sz w:val="18"/>
                <w:szCs w:val="21"/>
                <w:lang w:bidi="ar"/>
                <w:rPrChange w:id="293" w:author="yanmin" w:date="2024-11-15T17:15:00Z">
                  <w:rPr>
                    <w:rFonts w:hint="eastAsia" w:cs="Times New Roman"/>
                    <w:kern w:val="0"/>
                    <w:sz w:val="21"/>
                    <w:szCs w:val="21"/>
                    <w:lang w:bidi="ar"/>
                  </w:rPr>
                </w:rPrChange>
              </w:rPr>
              <w:t>)</w:t>
            </w:r>
          </w:p>
        </w:tc>
        <w:tc>
          <w:tcPr>
            <w:tcW w:w="0" w:type="auto"/>
            <w:noWrap/>
          </w:tcPr>
          <w:p w14:paraId="1DB099CD">
            <w:pPr>
              <w:widowControl/>
              <w:spacing w:line="400" w:lineRule="atLeast"/>
              <w:jc w:val="center"/>
              <w:textAlignment w:val="center"/>
              <w:rPr>
                <w:rFonts w:cs="Times New Roman"/>
                <w:sz w:val="18"/>
                <w:szCs w:val="21"/>
                <w:rPrChange w:id="294" w:author="yanmin" w:date="2024-11-15T17:15:00Z">
                  <w:rPr>
                    <w:rFonts w:cs="Times New Roman"/>
                    <w:sz w:val="21"/>
                    <w:szCs w:val="21"/>
                  </w:rPr>
                </w:rPrChange>
              </w:rPr>
            </w:pPr>
            <w:r>
              <w:rPr>
                <w:rFonts w:cs="Times New Roman"/>
                <w:kern w:val="0"/>
                <w:sz w:val="18"/>
                <w:szCs w:val="21"/>
                <w:lang w:bidi="ar"/>
                <w:rPrChange w:id="295" w:author="yanmin" w:date="2024-11-15T17:15:00Z">
                  <w:rPr>
                    <w:rFonts w:cs="Times New Roman"/>
                    <w:kern w:val="0"/>
                    <w:sz w:val="21"/>
                    <w:szCs w:val="21"/>
                    <w:lang w:bidi="ar"/>
                  </w:rPr>
                </w:rPrChange>
              </w:rPr>
              <w:t>0.847(0.010</w:t>
            </w:r>
            <w:r>
              <w:rPr>
                <w:rFonts w:hint="eastAsia" w:cs="Times New Roman"/>
                <w:kern w:val="0"/>
                <w:sz w:val="18"/>
                <w:szCs w:val="21"/>
                <w:lang w:bidi="ar"/>
                <w:rPrChange w:id="296" w:author="yanmin" w:date="2024-11-15T17:15:00Z">
                  <w:rPr>
                    <w:rFonts w:hint="eastAsia" w:cs="Times New Roman"/>
                    <w:kern w:val="0"/>
                    <w:sz w:val="21"/>
                    <w:szCs w:val="21"/>
                    <w:lang w:bidi="ar"/>
                  </w:rPr>
                </w:rPrChange>
              </w:rPr>
              <w:t>)</w:t>
            </w:r>
          </w:p>
        </w:tc>
      </w:tr>
      <w:tr w14:paraId="3A5679C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vMerge w:val="continue"/>
            <w:tcBorders>
              <w:bottom w:val="single" w:color="auto" w:sz="8" w:space="0"/>
            </w:tcBorders>
            <w:noWrap/>
          </w:tcPr>
          <w:p w14:paraId="44FD2A5C">
            <w:pPr>
              <w:spacing w:line="500" w:lineRule="exact"/>
              <w:rPr>
                <w:rFonts w:cs="Times New Roman"/>
                <w:sz w:val="18"/>
                <w:szCs w:val="21"/>
                <w:rPrChange w:id="297" w:author="yanmin" w:date="2024-11-15T17:15:00Z">
                  <w:rPr>
                    <w:rFonts w:cs="Times New Roman"/>
                    <w:sz w:val="21"/>
                    <w:szCs w:val="21"/>
                  </w:rPr>
                </w:rPrChange>
              </w:rPr>
            </w:pPr>
          </w:p>
        </w:tc>
        <w:tc>
          <w:tcPr>
            <w:tcW w:w="0" w:type="auto"/>
            <w:tcBorders>
              <w:bottom w:val="single" w:color="auto" w:sz="8" w:space="0"/>
            </w:tcBorders>
            <w:noWrap/>
          </w:tcPr>
          <w:p w14:paraId="3F4EF3CC">
            <w:pPr>
              <w:widowControl/>
              <w:spacing w:line="400" w:lineRule="atLeast"/>
              <w:textAlignment w:val="center"/>
              <w:rPr>
                <w:rFonts w:hint="eastAsia" w:cs="Times New Roman"/>
                <w:b/>
                <w:bCs/>
                <w:sz w:val="18"/>
                <w:szCs w:val="21"/>
                <w:rPrChange w:id="298" w:author="yanmin" w:date="2024-11-15T17:15:00Z">
                  <w:rPr>
                    <w:rFonts w:cs="Times New Roman"/>
                    <w:b/>
                    <w:bCs/>
                    <w:sz w:val="21"/>
                    <w:szCs w:val="21"/>
                  </w:rPr>
                </w:rPrChange>
              </w:rPr>
            </w:pPr>
            <w:r>
              <w:rPr>
                <w:rFonts w:hint="eastAsia" w:cs="Times New Roman"/>
                <w:b/>
                <w:bCs/>
                <w:kern w:val="0"/>
                <w:sz w:val="18"/>
                <w:szCs w:val="21"/>
                <w:lang w:eastAsia="zh-CN" w:bidi="ar"/>
              </w:rPr>
              <w:t>SAB</w:t>
            </w:r>
          </w:p>
        </w:tc>
        <w:tc>
          <w:tcPr>
            <w:tcW w:w="0" w:type="auto"/>
            <w:tcBorders>
              <w:bottom w:val="single" w:color="auto" w:sz="8" w:space="0"/>
            </w:tcBorders>
            <w:noWrap/>
          </w:tcPr>
          <w:p w14:paraId="52EBB3EC">
            <w:pPr>
              <w:widowControl/>
              <w:spacing w:line="400" w:lineRule="atLeast"/>
              <w:jc w:val="center"/>
              <w:textAlignment w:val="center"/>
              <w:rPr>
                <w:rFonts w:cs="Times New Roman"/>
                <w:b/>
                <w:bCs/>
                <w:sz w:val="18"/>
                <w:szCs w:val="21"/>
                <w:rPrChange w:id="299" w:author="yanmin" w:date="2024-11-15T17:15:00Z">
                  <w:rPr>
                    <w:rFonts w:cs="Times New Roman"/>
                    <w:b/>
                    <w:bCs/>
                    <w:sz w:val="21"/>
                    <w:szCs w:val="21"/>
                  </w:rPr>
                </w:rPrChange>
              </w:rPr>
            </w:pPr>
            <w:r>
              <w:rPr>
                <w:rFonts w:cs="Times New Roman"/>
                <w:b/>
                <w:bCs/>
                <w:kern w:val="0"/>
                <w:sz w:val="18"/>
                <w:szCs w:val="21"/>
                <w:lang w:bidi="ar"/>
                <w:rPrChange w:id="300" w:author="yanmin" w:date="2024-11-15T17:15:00Z">
                  <w:rPr>
                    <w:rFonts w:cs="Times New Roman"/>
                    <w:b/>
                    <w:bCs/>
                    <w:kern w:val="0"/>
                    <w:sz w:val="21"/>
                    <w:szCs w:val="21"/>
                    <w:lang w:bidi="ar"/>
                  </w:rPr>
                </w:rPrChange>
              </w:rPr>
              <w:t>0.909(0.005</w:t>
            </w:r>
            <w:r>
              <w:rPr>
                <w:rFonts w:hint="eastAsia" w:cs="Times New Roman"/>
                <w:kern w:val="0"/>
                <w:sz w:val="18"/>
                <w:szCs w:val="21"/>
                <w:lang w:bidi="ar"/>
                <w:rPrChange w:id="301" w:author="yanmin" w:date="2024-11-15T17:15:00Z">
                  <w:rPr>
                    <w:rFonts w:hint="eastAsia" w:cs="Times New Roman"/>
                    <w:kern w:val="0"/>
                    <w:sz w:val="21"/>
                    <w:szCs w:val="21"/>
                    <w:lang w:bidi="ar"/>
                  </w:rPr>
                </w:rPrChange>
              </w:rPr>
              <w:t>)</w:t>
            </w:r>
          </w:p>
        </w:tc>
        <w:tc>
          <w:tcPr>
            <w:tcW w:w="0" w:type="auto"/>
            <w:tcBorders>
              <w:bottom w:val="single" w:color="auto" w:sz="8" w:space="0"/>
            </w:tcBorders>
            <w:noWrap/>
          </w:tcPr>
          <w:p w14:paraId="37624445">
            <w:pPr>
              <w:widowControl/>
              <w:spacing w:line="400" w:lineRule="atLeast"/>
              <w:jc w:val="center"/>
              <w:textAlignment w:val="center"/>
              <w:rPr>
                <w:rFonts w:cs="Times New Roman"/>
                <w:b/>
                <w:bCs/>
                <w:sz w:val="18"/>
                <w:szCs w:val="21"/>
                <w:rPrChange w:id="302" w:author="yanmin" w:date="2024-11-15T17:15:00Z">
                  <w:rPr>
                    <w:rFonts w:cs="Times New Roman"/>
                    <w:b/>
                    <w:bCs/>
                    <w:sz w:val="21"/>
                    <w:szCs w:val="21"/>
                  </w:rPr>
                </w:rPrChange>
              </w:rPr>
            </w:pPr>
            <w:r>
              <w:rPr>
                <w:rFonts w:cs="Times New Roman"/>
                <w:b/>
                <w:bCs/>
                <w:kern w:val="0"/>
                <w:sz w:val="18"/>
                <w:szCs w:val="21"/>
                <w:lang w:bidi="ar"/>
                <w:rPrChange w:id="303" w:author="yanmin" w:date="2024-11-15T17:15:00Z">
                  <w:rPr>
                    <w:rFonts w:cs="Times New Roman"/>
                    <w:b/>
                    <w:bCs/>
                    <w:kern w:val="0"/>
                    <w:sz w:val="21"/>
                    <w:szCs w:val="21"/>
                    <w:lang w:bidi="ar"/>
                  </w:rPr>
                </w:rPrChange>
              </w:rPr>
              <w:t>0.908(0.006</w:t>
            </w:r>
            <w:r>
              <w:rPr>
                <w:rFonts w:hint="eastAsia" w:cs="Times New Roman"/>
                <w:kern w:val="0"/>
                <w:sz w:val="18"/>
                <w:szCs w:val="21"/>
                <w:lang w:bidi="ar"/>
                <w:rPrChange w:id="304" w:author="yanmin" w:date="2024-11-15T17:15:00Z">
                  <w:rPr>
                    <w:rFonts w:hint="eastAsia" w:cs="Times New Roman"/>
                    <w:kern w:val="0"/>
                    <w:sz w:val="21"/>
                    <w:szCs w:val="21"/>
                    <w:lang w:bidi="ar"/>
                  </w:rPr>
                </w:rPrChange>
              </w:rPr>
              <w:t>)</w:t>
            </w:r>
          </w:p>
        </w:tc>
        <w:tc>
          <w:tcPr>
            <w:tcW w:w="0" w:type="auto"/>
            <w:tcBorders>
              <w:bottom w:val="single" w:color="auto" w:sz="8" w:space="0"/>
            </w:tcBorders>
            <w:noWrap/>
          </w:tcPr>
          <w:p w14:paraId="4FE1D53F">
            <w:pPr>
              <w:widowControl/>
              <w:spacing w:line="400" w:lineRule="atLeast"/>
              <w:jc w:val="center"/>
              <w:textAlignment w:val="center"/>
              <w:rPr>
                <w:rFonts w:cs="Times New Roman"/>
                <w:sz w:val="18"/>
                <w:szCs w:val="21"/>
                <w:rPrChange w:id="305" w:author="yanmin" w:date="2024-11-15T17:15:00Z">
                  <w:rPr>
                    <w:rFonts w:cs="Times New Roman"/>
                    <w:sz w:val="21"/>
                    <w:szCs w:val="21"/>
                  </w:rPr>
                </w:rPrChange>
              </w:rPr>
            </w:pPr>
            <w:r>
              <w:rPr>
                <w:rFonts w:cs="Times New Roman"/>
                <w:kern w:val="0"/>
                <w:sz w:val="18"/>
                <w:szCs w:val="21"/>
                <w:lang w:bidi="ar"/>
                <w:rPrChange w:id="306" w:author="yanmin" w:date="2024-11-15T17:15:00Z">
                  <w:rPr>
                    <w:rFonts w:cs="Times New Roman"/>
                    <w:kern w:val="0"/>
                    <w:sz w:val="21"/>
                    <w:szCs w:val="21"/>
                    <w:lang w:bidi="ar"/>
                  </w:rPr>
                </w:rPrChange>
              </w:rPr>
              <w:t>0.852(0.004</w:t>
            </w:r>
            <w:r>
              <w:rPr>
                <w:rFonts w:hint="eastAsia" w:cs="Times New Roman"/>
                <w:kern w:val="0"/>
                <w:sz w:val="18"/>
                <w:szCs w:val="21"/>
                <w:lang w:bidi="ar"/>
                <w:rPrChange w:id="307" w:author="yanmin" w:date="2024-11-15T17:15:00Z">
                  <w:rPr>
                    <w:rFonts w:hint="eastAsia" w:cs="Times New Roman"/>
                    <w:kern w:val="0"/>
                    <w:sz w:val="21"/>
                    <w:szCs w:val="21"/>
                    <w:lang w:bidi="ar"/>
                  </w:rPr>
                </w:rPrChange>
              </w:rPr>
              <w:t>)</w:t>
            </w:r>
          </w:p>
        </w:tc>
        <w:tc>
          <w:tcPr>
            <w:tcW w:w="0" w:type="auto"/>
            <w:tcBorders>
              <w:bottom w:val="single" w:color="auto" w:sz="8" w:space="0"/>
            </w:tcBorders>
            <w:noWrap/>
          </w:tcPr>
          <w:p w14:paraId="25BEA4FC">
            <w:pPr>
              <w:widowControl/>
              <w:spacing w:line="400" w:lineRule="atLeast"/>
              <w:jc w:val="center"/>
              <w:textAlignment w:val="center"/>
              <w:rPr>
                <w:rFonts w:cs="Times New Roman"/>
                <w:sz w:val="18"/>
                <w:szCs w:val="21"/>
                <w:rPrChange w:id="308" w:author="yanmin" w:date="2024-11-15T17:15:00Z">
                  <w:rPr>
                    <w:rFonts w:cs="Times New Roman"/>
                    <w:sz w:val="21"/>
                    <w:szCs w:val="21"/>
                  </w:rPr>
                </w:rPrChange>
              </w:rPr>
            </w:pPr>
            <w:r>
              <w:rPr>
                <w:rFonts w:cs="Times New Roman"/>
                <w:b/>
                <w:bCs/>
                <w:kern w:val="0"/>
                <w:sz w:val="18"/>
                <w:szCs w:val="21"/>
                <w:lang w:bidi="ar"/>
                <w:rPrChange w:id="309" w:author="yanmin" w:date="2024-11-15T17:15:00Z">
                  <w:rPr>
                    <w:rFonts w:cs="Times New Roman"/>
                    <w:b/>
                    <w:bCs/>
                    <w:kern w:val="0"/>
                    <w:sz w:val="21"/>
                    <w:szCs w:val="21"/>
                    <w:lang w:bidi="ar"/>
                  </w:rPr>
                </w:rPrChange>
              </w:rPr>
              <w:t>0.857(0.015</w:t>
            </w:r>
            <w:r>
              <w:rPr>
                <w:rFonts w:hint="eastAsia" w:cs="Times New Roman"/>
                <w:kern w:val="0"/>
                <w:sz w:val="18"/>
                <w:szCs w:val="21"/>
                <w:lang w:bidi="ar"/>
                <w:rPrChange w:id="310" w:author="yanmin" w:date="2024-11-15T17:15:00Z">
                  <w:rPr>
                    <w:rFonts w:hint="eastAsia" w:cs="Times New Roman"/>
                    <w:kern w:val="0"/>
                    <w:sz w:val="21"/>
                    <w:szCs w:val="21"/>
                    <w:lang w:bidi="ar"/>
                  </w:rPr>
                </w:rPrChange>
              </w:rPr>
              <w:t>)</w:t>
            </w:r>
          </w:p>
        </w:tc>
        <w:tc>
          <w:tcPr>
            <w:tcW w:w="0" w:type="auto"/>
            <w:tcBorders>
              <w:bottom w:val="single" w:color="auto" w:sz="8" w:space="0"/>
            </w:tcBorders>
            <w:noWrap/>
          </w:tcPr>
          <w:p w14:paraId="1DCC1BE2">
            <w:pPr>
              <w:widowControl/>
              <w:spacing w:line="400" w:lineRule="atLeast"/>
              <w:jc w:val="center"/>
              <w:textAlignment w:val="center"/>
              <w:rPr>
                <w:rFonts w:cs="Times New Roman"/>
                <w:sz w:val="18"/>
                <w:szCs w:val="21"/>
                <w:rPrChange w:id="311" w:author="yanmin" w:date="2024-11-15T17:15:00Z">
                  <w:rPr>
                    <w:rFonts w:cs="Times New Roman"/>
                    <w:sz w:val="21"/>
                    <w:szCs w:val="21"/>
                  </w:rPr>
                </w:rPrChange>
              </w:rPr>
            </w:pPr>
            <w:r>
              <w:rPr>
                <w:rFonts w:cs="Times New Roman"/>
                <w:kern w:val="0"/>
                <w:sz w:val="18"/>
                <w:szCs w:val="21"/>
                <w:lang w:bidi="ar"/>
                <w:rPrChange w:id="312" w:author="yanmin" w:date="2024-11-15T17:15:00Z">
                  <w:rPr>
                    <w:rFonts w:cs="Times New Roman"/>
                    <w:kern w:val="0"/>
                    <w:sz w:val="21"/>
                    <w:szCs w:val="21"/>
                    <w:lang w:bidi="ar"/>
                  </w:rPr>
                </w:rPrChange>
              </w:rPr>
              <w:t>0.842(0.010</w:t>
            </w:r>
            <w:r>
              <w:rPr>
                <w:rFonts w:hint="eastAsia" w:cs="Times New Roman"/>
                <w:kern w:val="0"/>
                <w:sz w:val="18"/>
                <w:szCs w:val="21"/>
                <w:lang w:bidi="ar"/>
                <w:rPrChange w:id="313" w:author="yanmin" w:date="2024-11-15T17:15:00Z">
                  <w:rPr>
                    <w:rFonts w:hint="eastAsia" w:cs="Times New Roman"/>
                    <w:kern w:val="0"/>
                    <w:sz w:val="21"/>
                    <w:szCs w:val="21"/>
                    <w:lang w:bidi="ar"/>
                  </w:rPr>
                </w:rPrChange>
              </w:rPr>
              <w:t>)</w:t>
            </w:r>
          </w:p>
        </w:tc>
      </w:tr>
    </w:tbl>
    <w:p w14:paraId="17CAA058">
      <w:pPr>
        <w:spacing w:line="400" w:lineRule="atLeast"/>
        <w:ind w:firstLine="420" w:firstLineChars="0"/>
      </w:pPr>
      <w:r>
        <w:rPr>
          <w:rFonts w:hint="eastAsia"/>
          <w:b/>
          <w:bCs/>
        </w:rPr>
        <w:t>Cold start scenario evaluation</w:t>
      </w:r>
      <w:r>
        <w:rPr>
          <w:rFonts w:hint="eastAsia"/>
          <w:b/>
          <w:bCs/>
          <w:lang w:val="en-US" w:eastAsia="zh-CN"/>
        </w:rPr>
        <w:t>.</w:t>
      </w:r>
      <w:r>
        <w:rPr>
          <w:rFonts w:hint="eastAsia"/>
          <w:b/>
          <w:bCs/>
        </w:rPr>
        <w:t xml:space="preserve"> </w:t>
      </w:r>
      <w:r>
        <w:rPr>
          <w:rFonts w:hint="eastAsia"/>
        </w:rPr>
        <w:t>However, using random splits to divide the training, validation, and test sets may cause information about the drugs and targets leak</w:t>
      </w:r>
      <w:r>
        <w:rPr>
          <w:rFonts w:hint="eastAsia"/>
          <w:lang w:val="en-US" w:eastAsia="zh-CN"/>
        </w:rPr>
        <w:t>ing</w:t>
      </w:r>
      <w:r>
        <w:rPr>
          <w:rFonts w:hint="eastAsia"/>
        </w:rPr>
        <w:t xml:space="preserve"> from the training set the test set, leading to overly optimistic results. Therefore, in practical application scenarios, the model needs to extrapolate to predict interactions for drugs, targets, and-target pairs that are not seen in the training set.</w:t>
      </w:r>
    </w:p>
    <w:p w14:paraId="5376029F">
      <w:pPr>
        <w:spacing w:line="400" w:lineRule="atLeast"/>
        <w:ind w:firstLine="420"/>
      </w:pPr>
      <w:r>
        <w:rPr>
          <w:rFonts w:hint="eastAsia"/>
        </w:rPr>
        <w:t xml:space="preserve">Therefore, the performance of the model was evaluated using three new splitting methods in the cold start scenario: drug cold start, target cold start and drug-target pair cold start. In machine learning and recommendation systems, the cold start problem refers to the situation where the model needs to make predictions for new users </w:t>
      </w:r>
      <w:r>
        <w:rPr>
          <w:rFonts w:hint="eastAsia"/>
          <w:lang w:val="en-US" w:eastAsia="zh-CN"/>
        </w:rPr>
        <w:t xml:space="preserve">or </w:t>
      </w:r>
      <w:r>
        <w:rPr>
          <w:rFonts w:hint="eastAsia"/>
        </w:rPr>
        <w:t>new items without historical data. For example, in the case of drug cold start, drugs were divided into training set, validation set, and test set, with in the test set not appearing in the training and validation sets, and drugs in the training and validation sets being different as well. Similarly, target cold start was on different targets. These three splitting methods can better demonstrate the model's generalization ability and meet the needs of the new drug discovery process.</w:t>
      </w:r>
    </w:p>
    <w:p w14:paraId="714F5F81">
      <w:pPr>
        <w:spacing w:line="400" w:lineRule="atLeast"/>
        <w:ind w:firstLine="420"/>
      </w:pPr>
      <w:r>
        <w:rPr>
          <w:rFonts w:hint="eastAsia"/>
          <w:lang w:eastAsia="zh-CN"/>
        </w:rPr>
        <w:t>SAB</w:t>
      </w:r>
      <w:r>
        <w:rPr>
          <w:rFonts w:hint="eastAsia"/>
        </w:rPr>
        <w:t xml:space="preserve"> employs the Davis dataset and the BindingDB dataset for the cold-start studies, including the drug cold start, the target cold</w:t>
      </w:r>
      <w:r>
        <w:rPr>
          <w:rFonts w:hint="eastAsia"/>
          <w:lang w:val="en-US" w:eastAsia="zh-CN"/>
        </w:rPr>
        <w:t xml:space="preserve"> start</w:t>
      </w:r>
      <w:r>
        <w:rPr>
          <w:rFonts w:hint="eastAsia"/>
        </w:rPr>
        <w:t>, and the double cold</w:t>
      </w:r>
      <w:r>
        <w:rPr>
          <w:rFonts w:hint="eastAsia"/>
          <w:lang w:val="en-US" w:eastAsia="zh-CN"/>
        </w:rPr>
        <w:t xml:space="preserve"> </w:t>
      </w:r>
      <w:r>
        <w:rPr>
          <w:rFonts w:hint="eastAsia"/>
        </w:rPr>
        <w:t xml:space="preserve">tasks. Specifically, under the drug cold start scenario, the Davis dataset </w:t>
      </w:r>
      <w:r>
        <w:rPr>
          <w:rFonts w:hint="eastAsia"/>
          <w:lang w:val="en-US" w:eastAsia="zh-CN"/>
        </w:rPr>
        <w:t>wa</w:t>
      </w:r>
      <w:r>
        <w:rPr>
          <w:rFonts w:hint="eastAsia"/>
        </w:rPr>
        <w:t>s split into 54, 7, and 7-overlapping drugs</w:t>
      </w:r>
      <w:r>
        <w:rPr>
          <w:rFonts w:hint="eastAsia"/>
          <w:lang w:val="en-US" w:eastAsia="zh-CN"/>
        </w:rPr>
        <w:t>.</w:t>
      </w:r>
      <w:r>
        <w:rPr>
          <w:rFonts w:hint="eastAsia"/>
        </w:rPr>
        <w:t xml:space="preserve"> </w:t>
      </w:r>
      <w:r>
        <w:rPr>
          <w:rFonts w:hint="eastAsia"/>
          <w:lang w:val="en-US" w:eastAsia="zh-CN"/>
        </w:rPr>
        <w:t>T</w:t>
      </w:r>
      <w:r>
        <w:rPr>
          <w:rFonts w:hint="eastAsia"/>
        </w:rPr>
        <w:t xml:space="preserve">he BindingDB dataset </w:t>
      </w:r>
      <w:r>
        <w:rPr>
          <w:rFonts w:hint="eastAsia"/>
          <w:lang w:val="en-US" w:eastAsia="zh-CN"/>
        </w:rPr>
        <w:t>wa</w:t>
      </w:r>
      <w:r>
        <w:rPr>
          <w:rFonts w:hint="eastAsia"/>
        </w:rPr>
        <w:t>s split into 11698, 1456, and 1464 non-over drugs</w:t>
      </w:r>
      <w:r>
        <w:rPr>
          <w:rFonts w:hint="eastAsia"/>
          <w:lang w:val="en-US" w:eastAsia="zh-CN"/>
        </w:rPr>
        <w:t>.</w:t>
      </w:r>
      <w:r>
        <w:rPr>
          <w:rFonts w:hint="eastAsia"/>
        </w:rPr>
        <w:t xml:space="preserve"> </w:t>
      </w:r>
      <w:r>
        <w:rPr>
          <w:rFonts w:hint="eastAsia"/>
          <w:lang w:val="en-US" w:eastAsia="zh-CN"/>
        </w:rPr>
        <w:t>U</w:t>
      </w:r>
      <w:r>
        <w:rPr>
          <w:rFonts w:hint="eastAsia"/>
        </w:rPr>
        <w:t>nder the target cold start scenario</w:t>
      </w:r>
      <w:r>
        <w:rPr>
          <w:rFonts w:hint="eastAsia"/>
          <w:lang w:val="en-US" w:eastAsia="zh-CN"/>
        </w:rPr>
        <w:t>,</w:t>
      </w:r>
      <w:r>
        <w:rPr>
          <w:rFonts w:hint="eastAsia"/>
        </w:rPr>
        <w:t xml:space="preserve"> the Davis dataset </w:t>
      </w:r>
      <w:r>
        <w:rPr>
          <w:rFonts w:hint="eastAsia"/>
          <w:lang w:val="en-US" w:eastAsia="zh-CN"/>
        </w:rPr>
        <w:t>wa</w:t>
      </w:r>
      <w:r>
        <w:rPr>
          <w:rFonts w:hint="eastAsia"/>
        </w:rPr>
        <w:t xml:space="preserve">s split into 354, 44, and 44 non-overlapping targets and the BindingDB dataset </w:t>
      </w:r>
      <w:r>
        <w:rPr>
          <w:rFonts w:hint="eastAsia"/>
          <w:lang w:val="en-US" w:eastAsia="zh-CN"/>
        </w:rPr>
        <w:t>wa</w:t>
      </w:r>
      <w:r>
        <w:rPr>
          <w:rFonts w:hint="eastAsia"/>
        </w:rPr>
        <w:t xml:space="preserve">s split into 2116, 239, and 268 non-overlapping targets. As for the cold tasks, since the BindingDB dataset has a biased split, this study only employs the Davis dataset for the double cold task. The detailed data statistics are shown Table </w:t>
      </w:r>
      <w:r>
        <w:rPr>
          <w:rFonts w:hint="eastAsia"/>
          <w:lang w:val="en-US" w:eastAsia="zh-CN"/>
        </w:rPr>
        <w:t>7</w:t>
      </w:r>
      <w:r>
        <w:rPr>
          <w:rFonts w:hint="eastAsia"/>
        </w:rPr>
        <w:t>:</w:t>
      </w:r>
    </w:p>
    <w:p w14:paraId="0D0FDE96">
      <w:pPr>
        <w:spacing w:line="360" w:lineRule="auto"/>
        <w:jc w:val="left"/>
        <w:rPr>
          <w:b/>
          <w:bCs/>
          <w:sz w:val="32"/>
          <w:szCs w:val="28"/>
        </w:rPr>
      </w:pPr>
      <w:r>
        <w:rPr>
          <w:rFonts w:hint="eastAsia" w:eastAsia="黑体" w:cs="Times New Roman"/>
          <w:b/>
          <w:bCs/>
          <w:sz w:val="21"/>
        </w:rPr>
        <w:t xml:space="preserve">Table </w:t>
      </w:r>
      <w:r>
        <w:rPr>
          <w:rFonts w:hint="eastAsia" w:eastAsia="黑体" w:cs="Times New Roman"/>
          <w:b/>
          <w:bCs/>
          <w:sz w:val="21"/>
          <w:lang w:val="en-US" w:eastAsia="zh-CN"/>
        </w:rPr>
        <w:t>7.</w:t>
      </w:r>
      <w:r>
        <w:rPr>
          <w:rFonts w:hint="eastAsia" w:eastAsia="黑体" w:cs="Times New Roman"/>
          <w:b/>
          <w:bCs/>
          <w:sz w:val="21"/>
        </w:rPr>
        <w:t xml:space="preserve"> The division of the cold start dataset</w:t>
      </w:r>
    </w:p>
    <w:tbl>
      <w:tblPr>
        <w:tblStyle w:val="20"/>
        <w:tblW w:w="0" w:type="auto"/>
        <w:jc w:val="center"/>
        <w:tblBorders>
          <w:top w:val="single" w:color="auto" w:sz="8" w:space="0"/>
          <w:left w:val="none" w:color="auto" w:sz="0" w:space="0"/>
          <w:bottom w:val="single" w:color="auto" w:sz="8" w:space="0"/>
          <w:right w:val="none" w:color="auto" w:sz="0" w:space="0"/>
          <w:insideH w:val="single" w:color="auto" w:sz="6" w:space="0"/>
          <w:insideV w:val="none" w:color="auto" w:sz="0" w:space="0"/>
        </w:tblBorders>
        <w:tblLayout w:type="autofit"/>
        <w:tblCellMar>
          <w:top w:w="0" w:type="dxa"/>
          <w:left w:w="108" w:type="dxa"/>
          <w:bottom w:w="0" w:type="dxa"/>
          <w:right w:w="108" w:type="dxa"/>
        </w:tblCellMar>
        <w:tblPrChange w:id="314" w:author="yanmin" w:date="2024-11-15T17:16:00Z">
          <w:tblPr>
            <w:tblStyle w:val="20"/>
            <w:tblW w:w="0" w:type="auto"/>
            <w:jc w:val="center"/>
            <w:tblBorders>
              <w:top w:val="single" w:color="auto" w:sz="8" w:space="0"/>
              <w:left w:val="none" w:color="auto" w:sz="0" w:space="0"/>
              <w:bottom w:val="single" w:color="auto" w:sz="8" w:space="0"/>
              <w:right w:val="none" w:color="auto" w:sz="0" w:space="0"/>
              <w:insideH w:val="single" w:color="auto" w:sz="6" w:space="0"/>
              <w:insideV w:val="none" w:color="auto" w:sz="0" w:space="0"/>
            </w:tblBorders>
            <w:tblLayout w:type="autofit"/>
            <w:tblCellMar>
              <w:top w:w="0" w:type="dxa"/>
              <w:left w:w="108" w:type="dxa"/>
              <w:bottom w:w="0" w:type="dxa"/>
              <w:right w:w="108" w:type="dxa"/>
            </w:tblCellMar>
          </w:tblPr>
        </w:tblPrChange>
      </w:tblPr>
      <w:tblGrid>
        <w:gridCol w:w="1659"/>
        <w:gridCol w:w="1659"/>
        <w:gridCol w:w="1759"/>
        <w:gridCol w:w="1659"/>
        <w:gridCol w:w="1660"/>
        <w:tblGridChange w:id="315">
          <w:tblGrid>
            <w:gridCol w:w="1650"/>
            <w:gridCol w:w="1604"/>
            <w:gridCol w:w="1759"/>
            <w:gridCol w:w="1642"/>
            <w:gridCol w:w="1651"/>
          </w:tblGrid>
        </w:tblGridChange>
      </w:tblGrid>
      <w:tr w14:paraId="039BC529">
        <w:tblPrEx>
          <w:tblBorders>
            <w:top w:val="single" w:color="auto" w:sz="8" w:space="0"/>
            <w:left w:val="none" w:color="auto" w:sz="0" w:space="0"/>
            <w:bottom w:val="single" w:color="auto" w:sz="8" w:space="0"/>
            <w:right w:val="none" w:color="auto" w:sz="0" w:space="0"/>
            <w:insideH w:val="single" w:color="auto" w:sz="6" w:space="0"/>
            <w:insideV w:val="none" w:color="auto" w:sz="0" w:space="0"/>
          </w:tblBorders>
          <w:tblCellMar>
            <w:top w:w="0" w:type="dxa"/>
            <w:left w:w="108" w:type="dxa"/>
            <w:bottom w:w="0" w:type="dxa"/>
            <w:right w:w="108" w:type="dxa"/>
          </w:tblCellMar>
          <w:tblPrExChange w:id="316" w:author="yanmin" w:date="2024-11-15T17:16:00Z">
            <w:tblPrEx>
              <w:tblBorders>
                <w:top w:val="single" w:color="auto" w:sz="8" w:space="0"/>
                <w:left w:val="none" w:color="auto" w:sz="0" w:space="0"/>
                <w:bottom w:val="single" w:color="auto" w:sz="8" w:space="0"/>
                <w:right w:val="none" w:color="auto" w:sz="0" w:space="0"/>
                <w:insideH w:val="single" w:color="auto" w:sz="6" w:space="0"/>
                <w:insideV w:val="none" w:color="auto" w:sz="0" w:space="0"/>
              </w:tblBorders>
              <w:tblCellMar>
                <w:top w:w="0" w:type="dxa"/>
                <w:left w:w="108" w:type="dxa"/>
                <w:bottom w:w="0" w:type="dxa"/>
                <w:right w:w="108" w:type="dxa"/>
              </w:tblCellMar>
            </w:tblPrEx>
          </w:tblPrExChange>
        </w:tblPrEx>
        <w:trPr>
          <w:jc w:val="center"/>
          <w:trPrChange w:id="316" w:author="yanmin" w:date="2024-11-15T17:16:00Z">
            <w:trPr>
              <w:jc w:val="center"/>
            </w:trPr>
          </w:trPrChange>
        </w:trPr>
        <w:tc>
          <w:tcPr>
            <w:tcW w:w="1659" w:type="dxa"/>
            <w:tcBorders>
              <w:top w:val="single" w:color="auto" w:sz="4" w:space="0"/>
              <w:left w:val="nil"/>
              <w:bottom w:val="single" w:color="auto" w:sz="6" w:space="0"/>
              <w:right w:val="nil"/>
              <w:insideH w:val="single" w:sz="6" w:space="0"/>
              <w:insideV w:val="nil"/>
              <w:tl2br w:val="nil"/>
              <w:tr2bl w:val="nil"/>
            </w:tcBorders>
            <w:tcPrChange w:id="317" w:author="yanmin" w:date="2024-11-15T17:16:00Z">
              <w:tcPr>
                <w:tcW w:w="1659" w:type="dxa"/>
                <w:tcBorders>
                  <w:top w:val="nil"/>
                  <w:left w:val="nil"/>
                  <w:bottom w:val="nil"/>
                  <w:right w:val="nil"/>
                  <w:insideV w:val="nil"/>
                  <w:tl2br w:val="nil"/>
                  <w:tr2bl w:val="nil"/>
                </w:tcBorders>
              </w:tcPr>
            </w:tcPrChange>
          </w:tcPr>
          <w:p w14:paraId="34DAEABF">
            <w:pPr>
              <w:spacing w:line="400" w:lineRule="atLeast"/>
              <w:ind w:firstLine="360"/>
              <w:rPr>
                <w:sz w:val="21"/>
                <w:szCs w:val="21"/>
              </w:rPr>
            </w:pPr>
            <w:r>
              <w:rPr>
                <w:rFonts w:hint="eastAsia"/>
                <w:sz w:val="21"/>
                <w:szCs w:val="21"/>
              </w:rPr>
              <w:t>dataset</w:t>
            </w:r>
          </w:p>
        </w:tc>
        <w:tc>
          <w:tcPr>
            <w:tcW w:w="1659" w:type="dxa"/>
            <w:tcBorders>
              <w:top w:val="single" w:color="auto" w:sz="4" w:space="0"/>
              <w:bottom w:val="single" w:color="auto" w:sz="6" w:space="0"/>
              <w:right w:val="nil"/>
              <w:insideH w:val="single" w:sz="6" w:space="0"/>
              <w:insideV w:val="nil"/>
              <w:tl2br w:val="nil"/>
              <w:tr2bl w:val="nil"/>
            </w:tcBorders>
            <w:tcPrChange w:id="318" w:author="yanmin" w:date="2024-11-15T17:16:00Z">
              <w:tcPr>
                <w:tcW w:w="1659" w:type="dxa"/>
                <w:tcBorders>
                  <w:top w:val="nil"/>
                  <w:bottom w:val="nil"/>
                  <w:right w:val="nil"/>
                  <w:insideV w:val="nil"/>
                  <w:tl2br w:val="nil"/>
                  <w:tr2bl w:val="nil"/>
                </w:tcBorders>
              </w:tcPr>
            </w:tcPrChange>
          </w:tcPr>
          <w:p w14:paraId="4D6C7B73">
            <w:pPr>
              <w:spacing w:line="400" w:lineRule="atLeast"/>
              <w:ind w:firstLine="360"/>
              <w:rPr>
                <w:sz w:val="21"/>
                <w:szCs w:val="21"/>
              </w:rPr>
            </w:pPr>
            <w:r>
              <w:rPr>
                <w:rFonts w:hint="eastAsia"/>
                <w:sz w:val="21"/>
                <w:szCs w:val="21"/>
              </w:rPr>
              <w:t>tash</w:t>
            </w:r>
          </w:p>
        </w:tc>
        <w:tc>
          <w:tcPr>
            <w:tcW w:w="1659" w:type="dxa"/>
            <w:tcBorders>
              <w:top w:val="single" w:color="auto" w:sz="4" w:space="0"/>
              <w:bottom w:val="single" w:color="auto" w:sz="6" w:space="0"/>
              <w:right w:val="nil"/>
              <w:insideH w:val="single" w:sz="6" w:space="0"/>
              <w:insideV w:val="nil"/>
              <w:tl2br w:val="nil"/>
              <w:tr2bl w:val="nil"/>
            </w:tcBorders>
            <w:tcPrChange w:id="319" w:author="yanmin" w:date="2024-11-15T17:16:00Z">
              <w:tcPr>
                <w:tcW w:w="1659" w:type="dxa"/>
                <w:tcBorders>
                  <w:top w:val="nil"/>
                  <w:bottom w:val="nil"/>
                  <w:right w:val="nil"/>
                  <w:insideV w:val="nil"/>
                  <w:tl2br w:val="nil"/>
                  <w:tr2bl w:val="nil"/>
                </w:tcBorders>
              </w:tcPr>
            </w:tcPrChange>
          </w:tcPr>
          <w:p w14:paraId="55C8D15A">
            <w:pPr>
              <w:spacing w:line="400" w:lineRule="atLeast"/>
              <w:ind w:firstLine="360"/>
              <w:rPr>
                <w:sz w:val="21"/>
                <w:szCs w:val="21"/>
              </w:rPr>
            </w:pPr>
            <w:r>
              <w:rPr>
                <w:sz w:val="21"/>
                <w:szCs w:val="21"/>
              </w:rPr>
              <w:t>train</w:t>
            </w:r>
          </w:p>
        </w:tc>
        <w:tc>
          <w:tcPr>
            <w:tcW w:w="1659" w:type="dxa"/>
            <w:tcBorders>
              <w:top w:val="single" w:color="auto" w:sz="4" w:space="0"/>
              <w:bottom w:val="single" w:color="auto" w:sz="6" w:space="0"/>
              <w:right w:val="nil"/>
              <w:insideH w:val="single" w:sz="6" w:space="0"/>
              <w:insideV w:val="nil"/>
              <w:tl2br w:val="nil"/>
              <w:tr2bl w:val="nil"/>
            </w:tcBorders>
            <w:tcPrChange w:id="320" w:author="yanmin" w:date="2024-11-15T17:16:00Z">
              <w:tcPr>
                <w:tcW w:w="1659" w:type="dxa"/>
                <w:tcBorders>
                  <w:top w:val="nil"/>
                  <w:bottom w:val="nil"/>
                  <w:right w:val="nil"/>
                  <w:insideV w:val="nil"/>
                  <w:tl2br w:val="nil"/>
                  <w:tr2bl w:val="nil"/>
                </w:tcBorders>
              </w:tcPr>
            </w:tcPrChange>
          </w:tcPr>
          <w:p w14:paraId="14145D16">
            <w:pPr>
              <w:spacing w:line="400" w:lineRule="atLeast"/>
              <w:ind w:firstLine="360"/>
              <w:rPr>
                <w:sz w:val="21"/>
                <w:szCs w:val="21"/>
              </w:rPr>
            </w:pPr>
            <w:r>
              <w:rPr>
                <w:sz w:val="21"/>
                <w:szCs w:val="21"/>
              </w:rPr>
              <w:t>valid</w:t>
            </w:r>
          </w:p>
        </w:tc>
        <w:tc>
          <w:tcPr>
            <w:tcW w:w="1660" w:type="dxa"/>
            <w:tcBorders>
              <w:top w:val="single" w:color="auto" w:sz="4" w:space="0"/>
              <w:bottom w:val="single" w:color="auto" w:sz="6" w:space="0"/>
              <w:right w:val="nil"/>
              <w:insideH w:val="single" w:sz="6" w:space="0"/>
              <w:insideV w:val="nil"/>
              <w:tl2br w:val="nil"/>
              <w:tr2bl w:val="nil"/>
            </w:tcBorders>
            <w:tcPrChange w:id="321" w:author="yanmin" w:date="2024-11-15T17:16:00Z">
              <w:tcPr>
                <w:tcW w:w="1660" w:type="dxa"/>
                <w:tcBorders>
                  <w:top w:val="nil"/>
                  <w:bottom w:val="nil"/>
                  <w:right w:val="nil"/>
                  <w:insideV w:val="nil"/>
                  <w:tl2br w:val="nil"/>
                  <w:tr2bl w:val="nil"/>
                </w:tcBorders>
              </w:tcPr>
            </w:tcPrChange>
          </w:tcPr>
          <w:p w14:paraId="6C43E457">
            <w:pPr>
              <w:spacing w:line="400" w:lineRule="atLeast"/>
              <w:ind w:firstLine="360"/>
              <w:rPr>
                <w:sz w:val="21"/>
                <w:szCs w:val="21"/>
              </w:rPr>
            </w:pPr>
            <w:r>
              <w:rPr>
                <w:sz w:val="21"/>
                <w:szCs w:val="21"/>
              </w:rPr>
              <w:t>test</w:t>
            </w:r>
          </w:p>
        </w:tc>
      </w:tr>
      <w:tr w14:paraId="41149647">
        <w:tblPrEx>
          <w:tblBorders>
            <w:top w:val="single" w:color="auto" w:sz="8" w:space="0"/>
            <w:left w:val="none" w:color="auto" w:sz="0" w:space="0"/>
            <w:bottom w:val="single" w:color="auto" w:sz="8" w:space="0"/>
            <w:right w:val="none" w:color="auto" w:sz="0" w:space="0"/>
            <w:insideH w:val="single" w:color="auto" w:sz="6" w:space="0"/>
            <w:insideV w:val="none" w:color="auto" w:sz="0" w:space="0"/>
          </w:tblBorders>
          <w:tblCellMar>
            <w:top w:w="0" w:type="dxa"/>
            <w:left w:w="108" w:type="dxa"/>
            <w:bottom w:w="0" w:type="dxa"/>
            <w:right w:w="108" w:type="dxa"/>
          </w:tblCellMar>
          <w:tblPrExChange w:id="322" w:author="yanmin" w:date="2024-11-15T17:16:00Z">
            <w:tblPrEx>
              <w:tblBorders>
                <w:top w:val="single" w:color="auto" w:sz="8" w:space="0"/>
                <w:left w:val="none" w:color="auto" w:sz="0" w:space="0"/>
                <w:bottom w:val="single" w:color="auto" w:sz="8" w:space="0"/>
                <w:right w:val="none" w:color="auto" w:sz="0" w:space="0"/>
                <w:insideH w:val="single" w:color="auto" w:sz="6" w:space="0"/>
                <w:insideV w:val="none" w:color="auto" w:sz="0" w:space="0"/>
              </w:tblBorders>
              <w:tblCellMar>
                <w:top w:w="0" w:type="dxa"/>
                <w:left w:w="108" w:type="dxa"/>
                <w:bottom w:w="0" w:type="dxa"/>
                <w:right w:w="108" w:type="dxa"/>
              </w:tblCellMar>
            </w:tblPrEx>
          </w:tblPrExChange>
        </w:tblPrEx>
        <w:trPr>
          <w:jc w:val="center"/>
          <w:trPrChange w:id="322" w:author="yanmin" w:date="2024-11-15T17:16:00Z">
            <w:trPr>
              <w:jc w:val="center"/>
            </w:trPr>
          </w:trPrChange>
        </w:trPr>
        <w:tc>
          <w:tcPr>
            <w:tcW w:w="1659" w:type="dxa"/>
            <w:tcBorders>
              <w:top w:val="single" w:color="auto" w:sz="6" w:space="0"/>
            </w:tcBorders>
            <w:tcPrChange w:id="323" w:author="yanmin" w:date="2024-11-15T17:16:00Z">
              <w:tcPr>
                <w:tcW w:w="1659" w:type="dxa"/>
              </w:tcPr>
            </w:tcPrChange>
          </w:tcPr>
          <w:p w14:paraId="09E76A93">
            <w:pPr>
              <w:spacing w:line="400" w:lineRule="atLeast"/>
              <w:ind w:firstLine="360"/>
              <w:rPr>
                <w:sz w:val="21"/>
                <w:szCs w:val="21"/>
              </w:rPr>
            </w:pPr>
            <w:r>
              <w:rPr>
                <w:rFonts w:hint="eastAsia"/>
                <w:sz w:val="21"/>
                <w:szCs w:val="21"/>
              </w:rPr>
              <w:t>Davis</w:t>
            </w:r>
          </w:p>
          <w:p w14:paraId="0DF0311E">
            <w:pPr>
              <w:spacing w:line="400" w:lineRule="atLeast"/>
              <w:ind w:firstLine="360"/>
              <w:rPr>
                <w:sz w:val="21"/>
                <w:szCs w:val="21"/>
              </w:rPr>
            </w:pPr>
          </w:p>
          <w:p w14:paraId="529909B7">
            <w:pPr>
              <w:spacing w:line="400" w:lineRule="atLeast"/>
              <w:ind w:firstLine="360"/>
              <w:rPr>
                <w:sz w:val="21"/>
                <w:szCs w:val="21"/>
              </w:rPr>
            </w:pPr>
          </w:p>
          <w:p w14:paraId="541685B3">
            <w:pPr>
              <w:spacing w:line="400" w:lineRule="atLeast"/>
              <w:ind w:firstLine="360"/>
              <w:rPr>
                <w:sz w:val="21"/>
                <w:szCs w:val="21"/>
              </w:rPr>
            </w:pPr>
            <w:bookmarkStart w:id="10" w:name="_Hlk162600547"/>
            <w:r>
              <w:rPr>
                <w:rFonts w:hint="eastAsia"/>
                <w:sz w:val="21"/>
                <w:szCs w:val="21"/>
              </w:rPr>
              <w:t>B</w:t>
            </w:r>
            <w:r>
              <w:rPr>
                <w:sz w:val="21"/>
                <w:szCs w:val="21"/>
              </w:rPr>
              <w:t>indingDB</w:t>
            </w:r>
            <w:bookmarkEnd w:id="10"/>
          </w:p>
        </w:tc>
        <w:tc>
          <w:tcPr>
            <w:tcW w:w="1659" w:type="dxa"/>
            <w:tcBorders>
              <w:top w:val="single" w:color="auto" w:sz="6" w:space="0"/>
            </w:tcBorders>
            <w:tcPrChange w:id="324" w:author="yanmin" w:date="2024-11-15T17:16:00Z">
              <w:tcPr>
                <w:tcW w:w="1659" w:type="dxa"/>
              </w:tcPr>
            </w:tcPrChange>
          </w:tcPr>
          <w:p w14:paraId="7F140428">
            <w:pPr>
              <w:spacing w:line="400" w:lineRule="atLeast"/>
              <w:ind w:firstLine="360"/>
              <w:rPr>
                <w:sz w:val="21"/>
                <w:szCs w:val="21"/>
              </w:rPr>
            </w:pPr>
            <w:r>
              <w:rPr>
                <w:sz w:val="21"/>
                <w:szCs w:val="21"/>
              </w:rPr>
              <w:t>Cold target</w:t>
            </w:r>
          </w:p>
          <w:p w14:paraId="3DF07475">
            <w:pPr>
              <w:spacing w:line="400" w:lineRule="atLeast"/>
              <w:ind w:firstLine="360"/>
              <w:rPr>
                <w:sz w:val="21"/>
                <w:szCs w:val="21"/>
              </w:rPr>
            </w:pPr>
            <w:r>
              <w:rPr>
                <w:sz w:val="21"/>
                <w:szCs w:val="21"/>
              </w:rPr>
              <w:t>Cold drug</w:t>
            </w:r>
          </w:p>
          <w:p w14:paraId="4CB08525">
            <w:pPr>
              <w:spacing w:line="400" w:lineRule="atLeast"/>
              <w:ind w:firstLine="360"/>
              <w:rPr>
                <w:sz w:val="21"/>
                <w:szCs w:val="21"/>
              </w:rPr>
            </w:pPr>
            <w:r>
              <w:rPr>
                <w:sz w:val="21"/>
                <w:szCs w:val="21"/>
              </w:rPr>
              <w:t>A</w:t>
            </w:r>
            <w:r>
              <w:rPr>
                <w:rFonts w:hint="eastAsia"/>
                <w:sz w:val="21"/>
                <w:szCs w:val="21"/>
              </w:rPr>
              <w:t>ll</w:t>
            </w:r>
            <w:r>
              <w:rPr>
                <w:sz w:val="21"/>
                <w:szCs w:val="21"/>
              </w:rPr>
              <w:t xml:space="preserve"> </w:t>
            </w:r>
            <w:r>
              <w:rPr>
                <w:rFonts w:hint="eastAsia"/>
                <w:sz w:val="21"/>
                <w:szCs w:val="21"/>
              </w:rPr>
              <w:t>cold</w:t>
            </w:r>
          </w:p>
          <w:p w14:paraId="2AF0B1B6">
            <w:pPr>
              <w:spacing w:line="400" w:lineRule="atLeast"/>
              <w:ind w:firstLine="360"/>
              <w:rPr>
                <w:sz w:val="21"/>
                <w:szCs w:val="21"/>
              </w:rPr>
            </w:pPr>
            <w:r>
              <w:rPr>
                <w:sz w:val="21"/>
                <w:szCs w:val="21"/>
              </w:rPr>
              <w:t>Cold target</w:t>
            </w:r>
          </w:p>
          <w:p w14:paraId="6EDE61B7">
            <w:pPr>
              <w:spacing w:line="400" w:lineRule="atLeast"/>
              <w:ind w:firstLine="360"/>
              <w:rPr>
                <w:sz w:val="21"/>
                <w:szCs w:val="21"/>
              </w:rPr>
            </w:pPr>
            <w:r>
              <w:rPr>
                <w:sz w:val="21"/>
                <w:szCs w:val="21"/>
              </w:rPr>
              <w:t>Cold drug</w:t>
            </w:r>
          </w:p>
          <w:p w14:paraId="64579813">
            <w:pPr>
              <w:spacing w:line="400" w:lineRule="atLeast"/>
              <w:ind w:firstLine="360"/>
              <w:rPr>
                <w:sz w:val="21"/>
                <w:szCs w:val="21"/>
              </w:rPr>
            </w:pPr>
            <w:r>
              <w:rPr>
                <w:sz w:val="21"/>
                <w:szCs w:val="21"/>
              </w:rPr>
              <w:t>A</w:t>
            </w:r>
            <w:r>
              <w:rPr>
                <w:rFonts w:hint="eastAsia"/>
                <w:sz w:val="21"/>
                <w:szCs w:val="21"/>
              </w:rPr>
              <w:t>ll</w:t>
            </w:r>
            <w:r>
              <w:rPr>
                <w:sz w:val="21"/>
                <w:szCs w:val="21"/>
              </w:rPr>
              <w:t xml:space="preserve"> </w:t>
            </w:r>
            <w:r>
              <w:rPr>
                <w:rFonts w:hint="eastAsia"/>
                <w:sz w:val="21"/>
                <w:szCs w:val="21"/>
              </w:rPr>
              <w:t>cold</w:t>
            </w:r>
          </w:p>
        </w:tc>
        <w:tc>
          <w:tcPr>
            <w:tcW w:w="1659" w:type="dxa"/>
            <w:tcBorders>
              <w:top w:val="single" w:color="auto" w:sz="6" w:space="0"/>
            </w:tcBorders>
            <w:tcPrChange w:id="325" w:author="yanmin" w:date="2024-11-15T17:16:00Z">
              <w:tcPr>
                <w:tcW w:w="1659" w:type="dxa"/>
              </w:tcPr>
            </w:tcPrChange>
          </w:tcPr>
          <w:p w14:paraId="0F71EEA4">
            <w:pPr>
              <w:spacing w:line="400" w:lineRule="atLeast"/>
              <w:ind w:firstLine="360"/>
              <w:rPr>
                <w:sz w:val="21"/>
                <w:szCs w:val="21"/>
              </w:rPr>
            </w:pPr>
            <w:r>
              <w:rPr>
                <w:sz w:val="21"/>
                <w:szCs w:val="21"/>
              </w:rPr>
              <w:t>24072(354)</w:t>
            </w:r>
          </w:p>
          <w:p w14:paraId="20DCC5F9">
            <w:pPr>
              <w:spacing w:line="400" w:lineRule="atLeast"/>
              <w:ind w:firstLine="360"/>
              <w:rPr>
                <w:sz w:val="21"/>
                <w:szCs w:val="21"/>
              </w:rPr>
            </w:pPr>
            <w:r>
              <w:rPr>
                <w:sz w:val="21"/>
                <w:szCs w:val="21"/>
              </w:rPr>
              <w:t>23868</w:t>
            </w:r>
            <w:r>
              <w:rPr>
                <w:rFonts w:hint="eastAsia"/>
                <w:sz w:val="21"/>
                <w:szCs w:val="21"/>
              </w:rPr>
              <w:t>(</w:t>
            </w:r>
            <w:r>
              <w:rPr>
                <w:sz w:val="21"/>
                <w:szCs w:val="21"/>
              </w:rPr>
              <w:t>5</w:t>
            </w:r>
            <w:r>
              <w:rPr>
                <w:rFonts w:hint="eastAsia"/>
                <w:sz w:val="21"/>
                <w:szCs w:val="21"/>
              </w:rPr>
              <w:t>4</w:t>
            </w:r>
            <w:r>
              <w:rPr>
                <w:sz w:val="21"/>
                <w:szCs w:val="21"/>
              </w:rPr>
              <w:t>)</w:t>
            </w:r>
          </w:p>
          <w:p w14:paraId="50A3A45E">
            <w:pPr>
              <w:spacing w:line="400" w:lineRule="atLeast"/>
              <w:ind w:firstLine="360"/>
              <w:rPr>
                <w:sz w:val="21"/>
                <w:szCs w:val="21"/>
              </w:rPr>
            </w:pPr>
            <w:r>
              <w:rPr>
                <w:sz w:val="21"/>
                <w:szCs w:val="21"/>
              </w:rPr>
              <w:t>19116</w:t>
            </w:r>
          </w:p>
          <w:p w14:paraId="30E58BDB">
            <w:pPr>
              <w:spacing w:line="400" w:lineRule="atLeast"/>
              <w:ind w:firstLine="360"/>
              <w:rPr>
                <w:sz w:val="21"/>
                <w:szCs w:val="21"/>
              </w:rPr>
            </w:pPr>
            <w:r>
              <w:rPr>
                <w:rFonts w:hint="eastAsia"/>
                <w:sz w:val="21"/>
                <w:szCs w:val="21"/>
              </w:rPr>
              <w:t>3</w:t>
            </w:r>
            <w:r>
              <w:rPr>
                <w:sz w:val="21"/>
                <w:szCs w:val="21"/>
              </w:rPr>
              <w:t>9159</w:t>
            </w:r>
            <w:r>
              <w:rPr>
                <w:rFonts w:hint="eastAsia"/>
                <w:sz w:val="21"/>
                <w:szCs w:val="21"/>
              </w:rPr>
              <w:t xml:space="preserve"> (2116)</w:t>
            </w:r>
          </w:p>
          <w:p w14:paraId="71332500">
            <w:pPr>
              <w:spacing w:line="400" w:lineRule="atLeast"/>
              <w:ind w:firstLine="360"/>
              <w:rPr>
                <w:sz w:val="21"/>
                <w:szCs w:val="21"/>
              </w:rPr>
            </w:pPr>
            <w:r>
              <w:rPr>
                <w:rFonts w:hint="eastAsia"/>
                <w:sz w:val="21"/>
                <w:szCs w:val="21"/>
              </w:rPr>
              <w:t>3</w:t>
            </w:r>
            <w:r>
              <w:rPr>
                <w:sz w:val="21"/>
                <w:szCs w:val="21"/>
              </w:rPr>
              <w:t>9441</w:t>
            </w:r>
            <w:r>
              <w:rPr>
                <w:rFonts w:hint="eastAsia"/>
                <w:sz w:val="21"/>
                <w:szCs w:val="21"/>
              </w:rPr>
              <w:t>(11698)</w:t>
            </w:r>
          </w:p>
          <w:p w14:paraId="521F660A">
            <w:pPr>
              <w:spacing w:line="400" w:lineRule="atLeast"/>
              <w:ind w:firstLine="360"/>
              <w:rPr>
                <w:sz w:val="21"/>
                <w:szCs w:val="21"/>
              </w:rPr>
            </w:pPr>
            <w:r>
              <w:rPr>
                <w:rFonts w:hint="eastAsia"/>
                <w:sz w:val="21"/>
                <w:szCs w:val="21"/>
              </w:rPr>
              <w:t>3</w:t>
            </w:r>
            <w:r>
              <w:rPr>
                <w:sz w:val="21"/>
                <w:szCs w:val="21"/>
              </w:rPr>
              <w:t>1993</w:t>
            </w:r>
          </w:p>
        </w:tc>
        <w:tc>
          <w:tcPr>
            <w:tcW w:w="1659" w:type="dxa"/>
            <w:tcBorders>
              <w:top w:val="single" w:color="auto" w:sz="6" w:space="0"/>
            </w:tcBorders>
            <w:tcPrChange w:id="326" w:author="yanmin" w:date="2024-11-15T17:16:00Z">
              <w:tcPr>
                <w:tcW w:w="1659" w:type="dxa"/>
              </w:tcPr>
            </w:tcPrChange>
          </w:tcPr>
          <w:p w14:paraId="199A5CFC">
            <w:pPr>
              <w:spacing w:line="400" w:lineRule="atLeast"/>
              <w:ind w:firstLine="360"/>
              <w:rPr>
                <w:sz w:val="21"/>
                <w:szCs w:val="21"/>
              </w:rPr>
            </w:pPr>
            <w:r>
              <w:rPr>
                <w:sz w:val="21"/>
                <w:szCs w:val="21"/>
              </w:rPr>
              <w:t>2992(44)</w:t>
            </w:r>
          </w:p>
          <w:p w14:paraId="51EDF0BC">
            <w:pPr>
              <w:spacing w:line="400" w:lineRule="atLeast"/>
              <w:ind w:firstLine="360"/>
              <w:rPr>
                <w:sz w:val="21"/>
                <w:szCs w:val="21"/>
              </w:rPr>
            </w:pPr>
            <w:r>
              <w:rPr>
                <w:sz w:val="21"/>
                <w:szCs w:val="21"/>
              </w:rPr>
              <w:t>3094(7)</w:t>
            </w:r>
          </w:p>
          <w:p w14:paraId="30393730">
            <w:pPr>
              <w:spacing w:line="400" w:lineRule="atLeast"/>
              <w:ind w:firstLine="360"/>
              <w:rPr>
                <w:sz w:val="21"/>
                <w:szCs w:val="21"/>
              </w:rPr>
            </w:pPr>
            <w:r>
              <w:rPr>
                <w:sz w:val="21"/>
                <w:szCs w:val="21"/>
              </w:rPr>
              <w:t>308</w:t>
            </w:r>
          </w:p>
          <w:p w14:paraId="1E06EC94">
            <w:pPr>
              <w:spacing w:line="400" w:lineRule="atLeast"/>
              <w:ind w:firstLine="360"/>
              <w:rPr>
                <w:sz w:val="21"/>
                <w:szCs w:val="21"/>
              </w:rPr>
            </w:pPr>
            <w:r>
              <w:rPr>
                <w:rFonts w:hint="eastAsia"/>
                <w:sz w:val="21"/>
                <w:szCs w:val="21"/>
              </w:rPr>
              <w:t>4</w:t>
            </w:r>
            <w:r>
              <w:rPr>
                <w:sz w:val="21"/>
                <w:szCs w:val="21"/>
              </w:rPr>
              <w:t>735</w:t>
            </w:r>
            <w:r>
              <w:rPr>
                <w:rFonts w:hint="eastAsia"/>
                <w:sz w:val="21"/>
                <w:szCs w:val="21"/>
              </w:rPr>
              <w:t>(239)</w:t>
            </w:r>
          </w:p>
          <w:p w14:paraId="0AAEAFD4">
            <w:pPr>
              <w:spacing w:line="400" w:lineRule="atLeast"/>
              <w:ind w:firstLine="360"/>
              <w:rPr>
                <w:sz w:val="21"/>
                <w:szCs w:val="21"/>
              </w:rPr>
            </w:pPr>
            <w:r>
              <w:rPr>
                <w:rFonts w:hint="eastAsia"/>
                <w:sz w:val="21"/>
                <w:szCs w:val="21"/>
              </w:rPr>
              <w:t>5</w:t>
            </w:r>
            <w:r>
              <w:rPr>
                <w:sz w:val="21"/>
                <w:szCs w:val="21"/>
              </w:rPr>
              <w:t>001</w:t>
            </w:r>
            <w:r>
              <w:rPr>
                <w:rFonts w:hint="eastAsia"/>
                <w:sz w:val="21"/>
                <w:szCs w:val="21"/>
              </w:rPr>
              <w:t xml:space="preserve"> (1456)</w:t>
            </w:r>
          </w:p>
          <w:p w14:paraId="6A9C051F">
            <w:pPr>
              <w:spacing w:line="400" w:lineRule="atLeast"/>
              <w:ind w:firstLine="360"/>
              <w:rPr>
                <w:sz w:val="21"/>
                <w:szCs w:val="21"/>
              </w:rPr>
            </w:pPr>
            <w:r>
              <w:rPr>
                <w:rFonts w:hint="eastAsia"/>
                <w:sz w:val="21"/>
                <w:szCs w:val="21"/>
              </w:rPr>
              <w:t>3</w:t>
            </w:r>
            <w:r>
              <w:rPr>
                <w:sz w:val="21"/>
                <w:szCs w:val="21"/>
              </w:rPr>
              <w:t>95</w:t>
            </w:r>
          </w:p>
        </w:tc>
        <w:tc>
          <w:tcPr>
            <w:tcW w:w="1660" w:type="dxa"/>
            <w:tcBorders>
              <w:top w:val="single" w:color="auto" w:sz="6" w:space="0"/>
            </w:tcBorders>
            <w:tcPrChange w:id="327" w:author="yanmin" w:date="2024-11-15T17:16:00Z">
              <w:tcPr>
                <w:tcW w:w="1660" w:type="dxa"/>
              </w:tcPr>
            </w:tcPrChange>
          </w:tcPr>
          <w:p w14:paraId="7E7D5D6F">
            <w:pPr>
              <w:spacing w:line="400" w:lineRule="atLeast"/>
              <w:ind w:firstLine="360"/>
              <w:rPr>
                <w:sz w:val="21"/>
                <w:szCs w:val="21"/>
              </w:rPr>
            </w:pPr>
            <w:r>
              <w:rPr>
                <w:sz w:val="21"/>
                <w:szCs w:val="21"/>
              </w:rPr>
              <w:t>2992(44)</w:t>
            </w:r>
          </w:p>
          <w:p w14:paraId="2A767019">
            <w:pPr>
              <w:spacing w:line="400" w:lineRule="atLeast"/>
              <w:ind w:firstLine="360"/>
              <w:rPr>
                <w:sz w:val="21"/>
                <w:szCs w:val="21"/>
              </w:rPr>
            </w:pPr>
            <w:r>
              <w:rPr>
                <w:sz w:val="21"/>
                <w:szCs w:val="21"/>
              </w:rPr>
              <w:t>3094(7)</w:t>
            </w:r>
          </w:p>
          <w:p w14:paraId="1CB743D4">
            <w:pPr>
              <w:spacing w:line="400" w:lineRule="atLeast"/>
              <w:ind w:firstLine="360"/>
              <w:rPr>
                <w:sz w:val="21"/>
                <w:szCs w:val="21"/>
              </w:rPr>
            </w:pPr>
            <w:r>
              <w:rPr>
                <w:sz w:val="21"/>
                <w:szCs w:val="21"/>
              </w:rPr>
              <w:t>308</w:t>
            </w:r>
          </w:p>
          <w:p w14:paraId="3DB1E033">
            <w:pPr>
              <w:spacing w:line="400" w:lineRule="atLeast"/>
              <w:ind w:firstLine="360"/>
              <w:rPr>
                <w:sz w:val="21"/>
                <w:szCs w:val="21"/>
              </w:rPr>
            </w:pPr>
            <w:r>
              <w:rPr>
                <w:rFonts w:hint="eastAsia"/>
                <w:sz w:val="21"/>
                <w:szCs w:val="21"/>
              </w:rPr>
              <w:t>5</w:t>
            </w:r>
            <w:r>
              <w:rPr>
                <w:sz w:val="21"/>
                <w:szCs w:val="21"/>
              </w:rPr>
              <w:t>305</w:t>
            </w:r>
            <w:r>
              <w:rPr>
                <w:rFonts w:hint="eastAsia"/>
                <w:sz w:val="21"/>
                <w:szCs w:val="21"/>
              </w:rPr>
              <w:t xml:space="preserve"> (268)</w:t>
            </w:r>
          </w:p>
          <w:p w14:paraId="6BF2E99A">
            <w:pPr>
              <w:spacing w:line="400" w:lineRule="atLeast"/>
              <w:ind w:firstLine="360"/>
              <w:rPr>
                <w:sz w:val="21"/>
                <w:szCs w:val="21"/>
              </w:rPr>
            </w:pPr>
            <w:r>
              <w:rPr>
                <w:rFonts w:hint="eastAsia"/>
                <w:sz w:val="21"/>
                <w:szCs w:val="21"/>
              </w:rPr>
              <w:t>4</w:t>
            </w:r>
            <w:r>
              <w:rPr>
                <w:sz w:val="21"/>
                <w:szCs w:val="21"/>
              </w:rPr>
              <w:t>757</w:t>
            </w:r>
            <w:r>
              <w:rPr>
                <w:rFonts w:hint="eastAsia"/>
                <w:sz w:val="21"/>
                <w:szCs w:val="21"/>
              </w:rPr>
              <w:t>(1464)</w:t>
            </w:r>
          </w:p>
          <w:p w14:paraId="60F8BA6B">
            <w:pPr>
              <w:spacing w:line="400" w:lineRule="atLeast"/>
              <w:ind w:firstLine="360"/>
              <w:rPr>
                <w:sz w:val="21"/>
                <w:szCs w:val="21"/>
              </w:rPr>
            </w:pPr>
            <w:r>
              <w:rPr>
                <w:rFonts w:hint="eastAsia"/>
                <w:sz w:val="21"/>
                <w:szCs w:val="21"/>
              </w:rPr>
              <w:t>5</w:t>
            </w:r>
            <w:r>
              <w:rPr>
                <w:sz w:val="21"/>
                <w:szCs w:val="21"/>
              </w:rPr>
              <w:t>09</w:t>
            </w:r>
          </w:p>
        </w:tc>
      </w:tr>
    </w:tbl>
    <w:p w14:paraId="4DD601DA">
      <w:pPr>
        <w:spacing w:line="360" w:lineRule="auto"/>
        <w:ind w:firstLine="420"/>
        <w:jc w:val="left"/>
      </w:pPr>
      <w:r>
        <w:rPr>
          <w:rFonts w:hint="eastAsia"/>
        </w:rPr>
        <w:t xml:space="preserve">The study conducted drug cold start, target cold start, and double cold tasks on the Davis dataset. The results are shown in Table </w:t>
      </w:r>
      <w:r>
        <w:rPr>
          <w:rFonts w:hint="eastAsia"/>
          <w:lang w:val="en-US" w:eastAsia="zh-CN"/>
        </w:rPr>
        <w:t>8,</w:t>
      </w:r>
      <w:r>
        <w:rPr>
          <w:rFonts w:hint="eastAsia"/>
        </w:rPr>
        <w:t xml:space="preserve"> </w:t>
      </w:r>
      <w:r>
        <w:rPr>
          <w:rFonts w:hint="eastAsia"/>
          <w:lang w:eastAsia="zh-CN"/>
        </w:rPr>
        <w:t>SAB</w:t>
      </w:r>
      <w:r>
        <w:rPr>
          <w:rFonts w:hint="eastAsia"/>
        </w:rPr>
        <w:t xml:space="preserve"> achieved MSE=0.650 and CI=0.720 in the drug cold start task, MSE=0.47 and CI=0.766 in the target cold start task, and MSE=0.883 and CI=0.632 in the</w:t>
      </w:r>
      <w:r>
        <w:rPr>
          <w:rFonts w:hint="eastAsia"/>
          <w:lang w:val="en-US" w:eastAsia="zh-CN"/>
        </w:rPr>
        <w:t xml:space="preserve"> double</w:t>
      </w:r>
      <w:r>
        <w:rPr>
          <w:rFonts w:hint="eastAsia"/>
        </w:rPr>
        <w:t xml:space="preserve"> cold task. From the comprehensive analysis of the results </w:t>
      </w:r>
      <w:r>
        <w:rPr>
          <w:rFonts w:hint="eastAsia"/>
          <w:lang w:val="en-US" w:eastAsia="zh-CN"/>
        </w:rPr>
        <w:t>for</w:t>
      </w:r>
      <w:r>
        <w:rPr>
          <w:rFonts w:hint="eastAsia"/>
        </w:rPr>
        <w:t xml:space="preserve"> the three cold start tasks, </w:t>
      </w:r>
      <w:r>
        <w:rPr>
          <w:rFonts w:hint="eastAsia"/>
          <w:lang w:eastAsia="zh-CN"/>
        </w:rPr>
        <w:t>SAB</w:t>
      </w:r>
      <w:r>
        <w:rPr>
          <w:rFonts w:hint="eastAsia"/>
        </w:rPr>
        <w:t xml:space="preserve"> model performs slightly better than GraphDTA on the Davis dataset but neither of them surpasses the current SOTA model NHGNN.</w:t>
      </w:r>
    </w:p>
    <w:p w14:paraId="2611DCCB">
      <w:pPr>
        <w:spacing w:line="360" w:lineRule="auto"/>
        <w:jc w:val="left"/>
        <w:rPr>
          <w:rFonts w:eastAsia="黑体" w:cs="Times New Roman"/>
          <w:b/>
          <w:bCs/>
          <w:sz w:val="21"/>
        </w:rPr>
      </w:pPr>
      <w:r>
        <w:rPr>
          <w:rFonts w:hint="eastAsia" w:eastAsia="黑体" w:cs="Times New Roman"/>
          <w:b/>
          <w:bCs/>
          <w:sz w:val="21"/>
        </w:rPr>
        <w:t xml:space="preserve">Table </w:t>
      </w:r>
      <w:r>
        <w:rPr>
          <w:rFonts w:hint="eastAsia" w:eastAsia="黑体" w:cs="Times New Roman"/>
          <w:b/>
          <w:bCs/>
          <w:sz w:val="21"/>
          <w:lang w:val="en-US" w:eastAsia="zh-CN"/>
        </w:rPr>
        <w:t>8.</w:t>
      </w:r>
      <w:r>
        <w:rPr>
          <w:rFonts w:hint="eastAsia" w:eastAsia="黑体" w:cs="Times New Roman"/>
          <w:b/>
          <w:bCs/>
          <w:sz w:val="21"/>
        </w:rPr>
        <w:t xml:space="preserve"> Performance evaluation results of </w:t>
      </w:r>
      <w:r>
        <w:rPr>
          <w:rFonts w:hint="eastAsia" w:eastAsia="黑体" w:cs="Times New Roman"/>
          <w:b/>
          <w:bCs/>
          <w:sz w:val="21"/>
          <w:lang w:eastAsia="zh-CN"/>
        </w:rPr>
        <w:t>SAB</w:t>
      </w:r>
      <w:r>
        <w:rPr>
          <w:rFonts w:hint="eastAsia" w:eastAsia="黑体" w:cs="Times New Roman"/>
          <w:b/>
          <w:bCs/>
          <w:sz w:val="21"/>
        </w:rPr>
        <w:t xml:space="preserve"> in cold start scenarios (Davis dataset)</w:t>
      </w:r>
    </w:p>
    <w:tbl>
      <w:tblPr>
        <w:tblStyle w:val="2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7"/>
        <w:gridCol w:w="1935"/>
        <w:gridCol w:w="1676"/>
        <w:gridCol w:w="1507"/>
      </w:tblGrid>
      <w:tr w14:paraId="5D1087E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jc w:val="center"/>
        </w:trPr>
        <w:tc>
          <w:tcPr>
            <w:tcW w:w="1727" w:type="dxa"/>
            <w:tcBorders>
              <w:top w:val="single" w:color="auto" w:sz="8" w:space="0"/>
              <w:left w:val="nil"/>
              <w:bottom w:val="single" w:color="auto" w:sz="6" w:space="0"/>
              <w:right w:val="nil"/>
              <w:insideH w:val="single" w:sz="6" w:space="0"/>
              <w:insideV w:val="nil"/>
              <w:tl2br w:val="nil"/>
              <w:tr2bl w:val="nil"/>
            </w:tcBorders>
          </w:tcPr>
          <w:p w14:paraId="16500DFF">
            <w:pPr>
              <w:spacing w:line="400" w:lineRule="atLeast"/>
              <w:ind w:firstLine="360"/>
              <w:rPr>
                <w:rFonts w:cs="Times New Roman"/>
                <w:sz w:val="18"/>
                <w:szCs w:val="18"/>
              </w:rPr>
            </w:pPr>
            <w:r>
              <w:rPr>
                <w:rFonts w:hint="eastAsia" w:cs="Times New Roman"/>
                <w:sz w:val="18"/>
                <w:szCs w:val="18"/>
              </w:rPr>
              <w:t>scene</w:t>
            </w:r>
          </w:p>
        </w:tc>
        <w:tc>
          <w:tcPr>
            <w:tcW w:w="1935" w:type="dxa"/>
            <w:tcBorders>
              <w:top w:val="single" w:color="auto" w:sz="8" w:space="0"/>
              <w:bottom w:val="single" w:color="auto" w:sz="6" w:space="0"/>
              <w:right w:val="nil"/>
              <w:insideH w:val="single" w:sz="6" w:space="0"/>
              <w:insideV w:val="nil"/>
              <w:tl2br w:val="nil"/>
              <w:tr2bl w:val="nil"/>
            </w:tcBorders>
          </w:tcPr>
          <w:p w14:paraId="1835B699">
            <w:pPr>
              <w:spacing w:line="400" w:lineRule="atLeast"/>
              <w:ind w:firstLine="360"/>
              <w:rPr>
                <w:rFonts w:cs="Times New Roman"/>
                <w:sz w:val="18"/>
                <w:szCs w:val="18"/>
              </w:rPr>
            </w:pPr>
            <w:r>
              <w:rPr>
                <w:rFonts w:hint="eastAsia" w:cs="Times New Roman"/>
                <w:sz w:val="18"/>
                <w:szCs w:val="18"/>
              </w:rPr>
              <w:t>model</w:t>
            </w:r>
          </w:p>
        </w:tc>
        <w:tc>
          <w:tcPr>
            <w:tcW w:w="1676" w:type="dxa"/>
            <w:tcBorders>
              <w:top w:val="single" w:color="auto" w:sz="8" w:space="0"/>
              <w:bottom w:val="single" w:color="auto" w:sz="6" w:space="0"/>
              <w:right w:val="nil"/>
              <w:insideH w:val="single" w:sz="6" w:space="0"/>
              <w:insideV w:val="nil"/>
              <w:tl2br w:val="nil"/>
              <w:tr2bl w:val="nil"/>
            </w:tcBorders>
          </w:tcPr>
          <w:p w14:paraId="5FAABF95">
            <w:pPr>
              <w:spacing w:line="400" w:lineRule="atLeast"/>
              <w:ind w:firstLine="360"/>
              <w:rPr>
                <w:rFonts w:cs="Times New Roman"/>
                <w:sz w:val="18"/>
                <w:szCs w:val="18"/>
              </w:rPr>
            </w:pPr>
            <w:r>
              <w:rPr>
                <w:rFonts w:hint="eastAsia" w:cs="Times New Roman"/>
                <w:sz w:val="18"/>
                <w:szCs w:val="18"/>
              </w:rPr>
              <w:t>M</w:t>
            </w:r>
            <w:r>
              <w:rPr>
                <w:rFonts w:cs="Times New Roman"/>
                <w:sz w:val="18"/>
                <w:szCs w:val="18"/>
              </w:rPr>
              <w:t>SE</w:t>
            </w:r>
            <w:r>
              <w:rPr>
                <w:rFonts w:hint="eastAsia" w:cs="Times New Roman"/>
                <w:sz w:val="18"/>
                <w:szCs w:val="18"/>
              </w:rPr>
              <w:t>↓</w:t>
            </w:r>
          </w:p>
        </w:tc>
        <w:tc>
          <w:tcPr>
            <w:tcW w:w="1507" w:type="dxa"/>
            <w:tcBorders>
              <w:top w:val="single" w:color="auto" w:sz="8" w:space="0"/>
              <w:bottom w:val="single" w:color="auto" w:sz="6" w:space="0"/>
              <w:right w:val="nil"/>
              <w:insideH w:val="single" w:sz="6" w:space="0"/>
              <w:insideV w:val="nil"/>
              <w:tl2br w:val="nil"/>
              <w:tr2bl w:val="nil"/>
            </w:tcBorders>
          </w:tcPr>
          <w:p w14:paraId="34849338">
            <w:pPr>
              <w:spacing w:line="400" w:lineRule="atLeast"/>
              <w:ind w:firstLine="360"/>
              <w:rPr>
                <w:rFonts w:cs="Times New Roman"/>
                <w:sz w:val="18"/>
                <w:szCs w:val="18"/>
              </w:rPr>
            </w:pPr>
            <w:r>
              <w:rPr>
                <w:rFonts w:hint="eastAsia" w:cs="Times New Roman"/>
                <w:sz w:val="18"/>
                <w:szCs w:val="18"/>
              </w:rPr>
              <w:t>C</w:t>
            </w:r>
            <w:r>
              <w:rPr>
                <w:rFonts w:cs="Times New Roman"/>
                <w:sz w:val="18"/>
                <w:szCs w:val="18"/>
              </w:rPr>
              <w:t>I</w:t>
            </w:r>
            <w:r>
              <w:rPr>
                <w:rFonts w:hint="eastAsia" w:cs="Times New Roman"/>
                <w:sz w:val="18"/>
                <w:szCs w:val="18"/>
              </w:rPr>
              <w:t>↑</w:t>
            </w:r>
          </w:p>
        </w:tc>
      </w:tr>
      <w:tr w14:paraId="5FD8150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5E39E050">
            <w:pPr>
              <w:spacing w:line="400" w:lineRule="atLeast"/>
              <w:ind w:firstLine="360"/>
              <w:rPr>
                <w:rFonts w:cs="Times New Roman"/>
                <w:sz w:val="18"/>
                <w:szCs w:val="18"/>
              </w:rPr>
            </w:pPr>
            <w:r>
              <w:rPr>
                <w:rFonts w:hint="eastAsia" w:cs="Times New Roman"/>
                <w:sz w:val="18"/>
                <w:szCs w:val="18"/>
              </w:rPr>
              <w:t>Cold</w:t>
            </w:r>
            <w:r>
              <w:rPr>
                <w:rFonts w:cs="Times New Roman"/>
                <w:sz w:val="18"/>
                <w:szCs w:val="18"/>
              </w:rPr>
              <w:t xml:space="preserve"> </w:t>
            </w:r>
            <w:r>
              <w:rPr>
                <w:rFonts w:hint="eastAsia" w:cs="Times New Roman"/>
                <w:sz w:val="18"/>
                <w:szCs w:val="18"/>
              </w:rPr>
              <w:t>drug</w:t>
            </w:r>
          </w:p>
        </w:tc>
        <w:tc>
          <w:tcPr>
            <w:tcW w:w="1935" w:type="dxa"/>
          </w:tcPr>
          <w:p w14:paraId="6D5F3686">
            <w:pPr>
              <w:spacing w:line="400" w:lineRule="atLeast"/>
              <w:ind w:firstLine="360"/>
              <w:rPr>
                <w:rFonts w:cs="Times New Roman"/>
                <w:sz w:val="18"/>
                <w:szCs w:val="18"/>
              </w:rPr>
            </w:pPr>
            <w:r>
              <w:rPr>
                <w:rFonts w:hint="eastAsia" w:cs="Times New Roman"/>
                <w:sz w:val="18"/>
                <w:szCs w:val="18"/>
              </w:rPr>
              <w:t>Graph</w:t>
            </w:r>
            <w:r>
              <w:rPr>
                <w:rFonts w:cs="Times New Roman"/>
                <w:sz w:val="18"/>
                <w:szCs w:val="18"/>
              </w:rPr>
              <w:t>DTA</w:t>
            </w:r>
          </w:p>
        </w:tc>
        <w:tc>
          <w:tcPr>
            <w:tcW w:w="1676" w:type="dxa"/>
          </w:tcPr>
          <w:p w14:paraId="78BBAE3C">
            <w:pPr>
              <w:spacing w:line="400" w:lineRule="atLeast"/>
              <w:ind w:firstLine="360"/>
              <w:rPr>
                <w:rFonts w:cs="Times New Roman"/>
                <w:sz w:val="18"/>
                <w:szCs w:val="18"/>
              </w:rPr>
            </w:pPr>
            <w:r>
              <w:rPr>
                <w:rFonts w:hint="eastAsia" w:cs="Times New Roman"/>
                <w:sz w:val="18"/>
                <w:szCs w:val="18"/>
              </w:rPr>
              <w:t>0</w:t>
            </w:r>
            <w:r>
              <w:rPr>
                <w:rFonts w:cs="Times New Roman"/>
                <w:sz w:val="18"/>
                <w:szCs w:val="18"/>
              </w:rPr>
              <w:t xml:space="preserve">.920 </w:t>
            </w:r>
            <w:r>
              <w:rPr>
                <w:rFonts w:hint="eastAsia" w:cs="Times New Roman"/>
                <w:sz w:val="18"/>
                <w:szCs w:val="18"/>
              </w:rPr>
              <w:t>(</w:t>
            </w:r>
            <w:r>
              <w:rPr>
                <w:rFonts w:cs="Times New Roman"/>
                <w:sz w:val="18"/>
                <w:szCs w:val="18"/>
              </w:rPr>
              <w:t>0.029)</w:t>
            </w:r>
          </w:p>
        </w:tc>
        <w:tc>
          <w:tcPr>
            <w:tcW w:w="1507" w:type="dxa"/>
          </w:tcPr>
          <w:p w14:paraId="531821DE">
            <w:pPr>
              <w:spacing w:line="400" w:lineRule="atLeast"/>
              <w:ind w:firstLine="360"/>
              <w:rPr>
                <w:rFonts w:cs="Times New Roman"/>
                <w:sz w:val="18"/>
                <w:szCs w:val="18"/>
              </w:rPr>
            </w:pPr>
            <w:r>
              <w:rPr>
                <w:rFonts w:hint="eastAsia" w:cs="Times New Roman"/>
                <w:sz w:val="18"/>
                <w:szCs w:val="18"/>
              </w:rPr>
              <w:t>0</w:t>
            </w:r>
            <w:r>
              <w:rPr>
                <w:rFonts w:cs="Times New Roman"/>
                <w:sz w:val="18"/>
                <w:szCs w:val="18"/>
              </w:rPr>
              <w:t>.678</w:t>
            </w:r>
            <w:r>
              <w:rPr>
                <w:rFonts w:hint="eastAsia" w:cs="Times New Roman"/>
                <w:sz w:val="18"/>
                <w:szCs w:val="18"/>
              </w:rPr>
              <w:t>(</w:t>
            </w:r>
            <w:r>
              <w:rPr>
                <w:rFonts w:cs="Times New Roman"/>
                <w:sz w:val="18"/>
                <w:szCs w:val="18"/>
              </w:rPr>
              <w:t>0.036)</w:t>
            </w:r>
          </w:p>
        </w:tc>
      </w:tr>
      <w:tr w14:paraId="547F23D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7FAC2733">
            <w:pPr>
              <w:ind w:firstLine="360"/>
              <w:rPr>
                <w:rFonts w:cs="Times New Roman"/>
                <w:sz w:val="18"/>
                <w:szCs w:val="18"/>
              </w:rPr>
            </w:pPr>
          </w:p>
        </w:tc>
        <w:tc>
          <w:tcPr>
            <w:tcW w:w="1935" w:type="dxa"/>
          </w:tcPr>
          <w:p w14:paraId="0A68D86D">
            <w:pPr>
              <w:spacing w:line="400" w:lineRule="atLeast"/>
              <w:ind w:firstLine="360"/>
              <w:rPr>
                <w:rFonts w:cs="Times New Roman"/>
                <w:sz w:val="18"/>
                <w:szCs w:val="18"/>
              </w:rPr>
            </w:pPr>
            <w:r>
              <w:rPr>
                <w:rFonts w:cs="Times New Roman"/>
                <w:sz w:val="18"/>
                <w:szCs w:val="18"/>
              </w:rPr>
              <w:t>M</w:t>
            </w:r>
            <w:r>
              <w:rPr>
                <w:rFonts w:hint="eastAsia" w:cs="Times New Roman"/>
                <w:sz w:val="18"/>
                <w:szCs w:val="18"/>
              </w:rPr>
              <w:t>graph</w:t>
            </w:r>
            <w:r>
              <w:rPr>
                <w:rFonts w:cs="Times New Roman"/>
                <w:sz w:val="18"/>
                <w:szCs w:val="18"/>
              </w:rPr>
              <w:t>DTA</w:t>
            </w:r>
          </w:p>
        </w:tc>
        <w:tc>
          <w:tcPr>
            <w:tcW w:w="1676" w:type="dxa"/>
          </w:tcPr>
          <w:p w14:paraId="73437BAD">
            <w:pPr>
              <w:spacing w:line="400" w:lineRule="atLeast"/>
              <w:ind w:firstLine="360"/>
              <w:rPr>
                <w:rFonts w:cs="Times New Roman"/>
                <w:sz w:val="18"/>
                <w:szCs w:val="18"/>
              </w:rPr>
            </w:pPr>
            <w:r>
              <w:rPr>
                <w:rFonts w:hint="eastAsia" w:cs="Times New Roman"/>
                <w:sz w:val="18"/>
                <w:szCs w:val="18"/>
              </w:rPr>
              <w:t>0</w:t>
            </w:r>
            <w:r>
              <w:rPr>
                <w:rFonts w:cs="Times New Roman"/>
                <w:sz w:val="18"/>
                <w:szCs w:val="18"/>
              </w:rPr>
              <w:t xml:space="preserve">.563 </w:t>
            </w:r>
            <w:r>
              <w:rPr>
                <w:rFonts w:hint="eastAsia" w:cs="Times New Roman"/>
                <w:sz w:val="18"/>
                <w:szCs w:val="18"/>
              </w:rPr>
              <w:t>(</w:t>
            </w:r>
            <w:r>
              <w:rPr>
                <w:rFonts w:cs="Times New Roman"/>
                <w:sz w:val="18"/>
                <w:szCs w:val="18"/>
              </w:rPr>
              <w:t>0.065)</w:t>
            </w:r>
          </w:p>
        </w:tc>
        <w:tc>
          <w:tcPr>
            <w:tcW w:w="1507" w:type="dxa"/>
          </w:tcPr>
          <w:p w14:paraId="7EEC90E2">
            <w:pPr>
              <w:spacing w:line="400" w:lineRule="atLeast"/>
              <w:ind w:firstLine="360"/>
              <w:rPr>
                <w:rFonts w:cs="Times New Roman"/>
                <w:sz w:val="18"/>
                <w:szCs w:val="18"/>
              </w:rPr>
            </w:pPr>
            <w:r>
              <w:rPr>
                <w:rFonts w:hint="eastAsia" w:cs="Times New Roman"/>
                <w:sz w:val="18"/>
                <w:szCs w:val="18"/>
              </w:rPr>
              <w:t>0</w:t>
            </w:r>
            <w:r>
              <w:rPr>
                <w:rFonts w:cs="Times New Roman"/>
                <w:sz w:val="18"/>
                <w:szCs w:val="18"/>
              </w:rPr>
              <w:t>.729</w:t>
            </w:r>
            <w:r>
              <w:rPr>
                <w:rFonts w:hint="eastAsia" w:cs="Times New Roman"/>
                <w:sz w:val="18"/>
                <w:szCs w:val="18"/>
              </w:rPr>
              <w:t>(</w:t>
            </w:r>
            <w:r>
              <w:rPr>
                <w:rFonts w:cs="Times New Roman"/>
                <w:sz w:val="18"/>
                <w:szCs w:val="18"/>
              </w:rPr>
              <w:t>0.022)</w:t>
            </w:r>
          </w:p>
        </w:tc>
      </w:tr>
      <w:tr w14:paraId="32D35BA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2C8DCA31">
            <w:pPr>
              <w:ind w:firstLine="360"/>
              <w:rPr>
                <w:rFonts w:cs="Times New Roman"/>
                <w:sz w:val="18"/>
                <w:szCs w:val="18"/>
              </w:rPr>
            </w:pPr>
          </w:p>
        </w:tc>
        <w:tc>
          <w:tcPr>
            <w:tcW w:w="1935" w:type="dxa"/>
          </w:tcPr>
          <w:p w14:paraId="5692754B">
            <w:pPr>
              <w:spacing w:line="400" w:lineRule="atLeast"/>
              <w:ind w:firstLine="360"/>
              <w:rPr>
                <w:rFonts w:cs="Times New Roman"/>
                <w:sz w:val="18"/>
                <w:szCs w:val="18"/>
              </w:rPr>
            </w:pPr>
            <w:r>
              <w:rPr>
                <w:rFonts w:hint="eastAsia" w:cs="Times New Roman"/>
                <w:sz w:val="18"/>
                <w:szCs w:val="18"/>
              </w:rPr>
              <w:t>Fusion</w:t>
            </w:r>
            <w:r>
              <w:rPr>
                <w:rFonts w:cs="Times New Roman"/>
                <w:sz w:val="18"/>
                <w:szCs w:val="18"/>
              </w:rPr>
              <w:t>DTA</w:t>
            </w:r>
          </w:p>
        </w:tc>
        <w:tc>
          <w:tcPr>
            <w:tcW w:w="1676" w:type="dxa"/>
          </w:tcPr>
          <w:p w14:paraId="4BAAA0A0">
            <w:pPr>
              <w:spacing w:line="400" w:lineRule="atLeast"/>
              <w:ind w:firstLine="360"/>
              <w:rPr>
                <w:rFonts w:cs="Times New Roman"/>
                <w:sz w:val="18"/>
                <w:szCs w:val="18"/>
              </w:rPr>
            </w:pPr>
            <w:r>
              <w:rPr>
                <w:rFonts w:hint="eastAsia" w:cs="Times New Roman"/>
                <w:sz w:val="18"/>
                <w:szCs w:val="18"/>
              </w:rPr>
              <w:t>0</w:t>
            </w:r>
            <w:r>
              <w:rPr>
                <w:rFonts w:cs="Times New Roman"/>
                <w:sz w:val="18"/>
                <w:szCs w:val="18"/>
              </w:rPr>
              <w:t>.581</w:t>
            </w:r>
            <w:r>
              <w:rPr>
                <w:rFonts w:hint="eastAsia" w:cs="Times New Roman"/>
                <w:sz w:val="18"/>
                <w:szCs w:val="18"/>
              </w:rPr>
              <w:t xml:space="preserve"> (</w:t>
            </w:r>
            <w:r>
              <w:rPr>
                <w:rFonts w:cs="Times New Roman"/>
                <w:sz w:val="18"/>
                <w:szCs w:val="18"/>
              </w:rPr>
              <w:t>0.094)</w:t>
            </w:r>
          </w:p>
        </w:tc>
        <w:tc>
          <w:tcPr>
            <w:tcW w:w="1507" w:type="dxa"/>
          </w:tcPr>
          <w:p w14:paraId="6BE106EB">
            <w:pPr>
              <w:spacing w:line="400" w:lineRule="atLeast"/>
              <w:ind w:firstLine="360"/>
              <w:rPr>
                <w:rFonts w:cs="Times New Roman"/>
                <w:sz w:val="18"/>
                <w:szCs w:val="18"/>
              </w:rPr>
            </w:pPr>
            <w:r>
              <w:rPr>
                <w:rFonts w:hint="eastAsia" w:cs="Times New Roman"/>
                <w:sz w:val="18"/>
                <w:szCs w:val="18"/>
              </w:rPr>
              <w:t>0</w:t>
            </w:r>
            <w:r>
              <w:rPr>
                <w:rFonts w:cs="Times New Roman"/>
                <w:sz w:val="18"/>
                <w:szCs w:val="18"/>
              </w:rPr>
              <w:t>.737</w:t>
            </w:r>
            <w:r>
              <w:rPr>
                <w:rFonts w:hint="eastAsia" w:cs="Times New Roman"/>
                <w:sz w:val="18"/>
                <w:szCs w:val="18"/>
              </w:rPr>
              <w:t>(</w:t>
            </w:r>
            <w:r>
              <w:rPr>
                <w:rFonts w:cs="Times New Roman"/>
                <w:sz w:val="18"/>
                <w:szCs w:val="18"/>
              </w:rPr>
              <w:t>0.012)</w:t>
            </w:r>
          </w:p>
        </w:tc>
      </w:tr>
      <w:tr w14:paraId="15061D9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71711B38">
            <w:pPr>
              <w:ind w:firstLine="360"/>
              <w:rPr>
                <w:rFonts w:cs="Times New Roman"/>
                <w:sz w:val="18"/>
                <w:szCs w:val="18"/>
              </w:rPr>
            </w:pPr>
          </w:p>
        </w:tc>
        <w:tc>
          <w:tcPr>
            <w:tcW w:w="1935" w:type="dxa"/>
          </w:tcPr>
          <w:p w14:paraId="1B2E1A99">
            <w:pPr>
              <w:spacing w:line="400" w:lineRule="atLeast"/>
              <w:ind w:firstLine="360"/>
              <w:rPr>
                <w:rFonts w:cs="Times New Roman"/>
                <w:sz w:val="18"/>
                <w:szCs w:val="18"/>
              </w:rPr>
            </w:pPr>
            <w:r>
              <w:rPr>
                <w:rFonts w:hint="eastAsia" w:cs="Times New Roman"/>
                <w:sz w:val="18"/>
                <w:szCs w:val="18"/>
              </w:rPr>
              <w:t>N</w:t>
            </w:r>
            <w:r>
              <w:rPr>
                <w:rFonts w:cs="Times New Roman"/>
                <w:sz w:val="18"/>
                <w:szCs w:val="18"/>
              </w:rPr>
              <w:t>HGNN</w:t>
            </w:r>
          </w:p>
        </w:tc>
        <w:tc>
          <w:tcPr>
            <w:tcW w:w="1676" w:type="dxa"/>
          </w:tcPr>
          <w:p w14:paraId="52BF1EBF">
            <w:pPr>
              <w:spacing w:line="400" w:lineRule="atLeast"/>
              <w:ind w:firstLine="360"/>
              <w:rPr>
                <w:rFonts w:cs="Times New Roman"/>
                <w:sz w:val="18"/>
                <w:szCs w:val="18"/>
                <w:u w:val="single"/>
              </w:rPr>
            </w:pPr>
            <w:r>
              <w:rPr>
                <w:rFonts w:hint="eastAsia" w:cs="Times New Roman"/>
                <w:sz w:val="18"/>
                <w:szCs w:val="18"/>
                <w:u w:val="single"/>
              </w:rPr>
              <w:t>0</w:t>
            </w:r>
            <w:r>
              <w:rPr>
                <w:rFonts w:cs="Times New Roman"/>
                <w:sz w:val="18"/>
                <w:szCs w:val="18"/>
                <w:u w:val="single"/>
              </w:rPr>
              <w:t>.554</w:t>
            </w:r>
            <w:r>
              <w:rPr>
                <w:rFonts w:hint="eastAsia" w:cs="Times New Roman"/>
                <w:sz w:val="18"/>
                <w:szCs w:val="18"/>
                <w:u w:val="single"/>
              </w:rPr>
              <w:t xml:space="preserve"> (</w:t>
            </w:r>
            <w:r>
              <w:rPr>
                <w:rFonts w:cs="Times New Roman"/>
                <w:sz w:val="18"/>
                <w:szCs w:val="18"/>
                <w:u w:val="single"/>
              </w:rPr>
              <w:t>0.091)</w:t>
            </w:r>
          </w:p>
        </w:tc>
        <w:tc>
          <w:tcPr>
            <w:tcW w:w="1507" w:type="dxa"/>
          </w:tcPr>
          <w:p w14:paraId="090B63F3">
            <w:pPr>
              <w:spacing w:line="400" w:lineRule="atLeast"/>
              <w:ind w:firstLine="360"/>
              <w:rPr>
                <w:rFonts w:cs="Times New Roman"/>
                <w:sz w:val="18"/>
                <w:szCs w:val="18"/>
                <w:u w:val="single"/>
              </w:rPr>
            </w:pPr>
            <w:r>
              <w:rPr>
                <w:rFonts w:hint="eastAsia" w:cs="Times New Roman"/>
                <w:sz w:val="18"/>
                <w:szCs w:val="18"/>
                <w:u w:val="single"/>
              </w:rPr>
              <w:t>0</w:t>
            </w:r>
            <w:r>
              <w:rPr>
                <w:rFonts w:cs="Times New Roman"/>
                <w:sz w:val="18"/>
                <w:szCs w:val="18"/>
                <w:u w:val="single"/>
              </w:rPr>
              <w:t>.752</w:t>
            </w:r>
            <w:r>
              <w:rPr>
                <w:rFonts w:hint="eastAsia" w:cs="Times New Roman"/>
                <w:sz w:val="18"/>
                <w:szCs w:val="18"/>
                <w:u w:val="single"/>
              </w:rPr>
              <w:t>(</w:t>
            </w:r>
            <w:r>
              <w:rPr>
                <w:rFonts w:cs="Times New Roman"/>
                <w:sz w:val="18"/>
                <w:szCs w:val="18"/>
                <w:u w:val="single"/>
              </w:rPr>
              <w:t>0.017)</w:t>
            </w:r>
          </w:p>
        </w:tc>
      </w:tr>
      <w:tr w14:paraId="468BBEA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26AA3287">
            <w:pPr>
              <w:ind w:firstLine="360"/>
              <w:rPr>
                <w:rFonts w:cs="Times New Roman"/>
                <w:sz w:val="18"/>
                <w:szCs w:val="18"/>
              </w:rPr>
            </w:pPr>
          </w:p>
        </w:tc>
        <w:tc>
          <w:tcPr>
            <w:tcW w:w="1935" w:type="dxa"/>
          </w:tcPr>
          <w:p w14:paraId="6A612481">
            <w:pPr>
              <w:spacing w:line="400" w:lineRule="atLeast"/>
              <w:ind w:firstLine="360"/>
              <w:rPr>
                <w:rFonts w:hint="eastAsia" w:eastAsia="宋体" w:cs="Times New Roman"/>
                <w:b/>
                <w:bCs/>
                <w:sz w:val="18"/>
                <w:szCs w:val="18"/>
                <w:lang w:eastAsia="zh-CN"/>
              </w:rPr>
            </w:pPr>
            <w:r>
              <w:rPr>
                <w:rFonts w:hint="eastAsia" w:cs="Times New Roman"/>
                <w:b/>
                <w:bCs/>
                <w:sz w:val="18"/>
                <w:szCs w:val="18"/>
                <w:lang w:eastAsia="zh-CN"/>
              </w:rPr>
              <w:t>SAB</w:t>
            </w:r>
          </w:p>
        </w:tc>
        <w:tc>
          <w:tcPr>
            <w:tcW w:w="1676" w:type="dxa"/>
          </w:tcPr>
          <w:p w14:paraId="2BC2634C">
            <w:pPr>
              <w:spacing w:line="400" w:lineRule="atLeast"/>
              <w:ind w:firstLine="360"/>
              <w:rPr>
                <w:rFonts w:cs="Times New Roman"/>
                <w:b/>
                <w:bCs/>
                <w:sz w:val="18"/>
                <w:szCs w:val="18"/>
              </w:rPr>
            </w:pPr>
            <w:r>
              <w:rPr>
                <w:rFonts w:hint="eastAsia" w:cs="Times New Roman"/>
                <w:b/>
                <w:bCs/>
                <w:sz w:val="18"/>
                <w:szCs w:val="18"/>
              </w:rPr>
              <w:t>0.650 (0.003)</w:t>
            </w:r>
          </w:p>
        </w:tc>
        <w:tc>
          <w:tcPr>
            <w:tcW w:w="1507" w:type="dxa"/>
          </w:tcPr>
          <w:p w14:paraId="5B682CCE">
            <w:pPr>
              <w:spacing w:line="400" w:lineRule="atLeast"/>
              <w:ind w:firstLine="360"/>
              <w:rPr>
                <w:rFonts w:cs="Times New Roman"/>
                <w:b/>
                <w:bCs/>
                <w:sz w:val="18"/>
                <w:szCs w:val="18"/>
              </w:rPr>
            </w:pPr>
            <w:r>
              <w:rPr>
                <w:rFonts w:hint="eastAsia" w:cs="Times New Roman"/>
                <w:b/>
                <w:bCs/>
                <w:sz w:val="18"/>
                <w:szCs w:val="18"/>
              </w:rPr>
              <w:t>0.720(0.015)</w:t>
            </w:r>
          </w:p>
        </w:tc>
      </w:tr>
      <w:tr w14:paraId="79A4DB8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7A1D7151">
            <w:pPr>
              <w:spacing w:line="400" w:lineRule="atLeast"/>
              <w:ind w:firstLine="361"/>
              <w:rPr>
                <w:rFonts w:cs="Times New Roman"/>
                <w:sz w:val="18"/>
                <w:szCs w:val="18"/>
              </w:rPr>
            </w:pPr>
            <w:r>
              <w:rPr>
                <w:rFonts w:hint="eastAsia" w:cs="Times New Roman"/>
                <w:sz w:val="18"/>
                <w:szCs w:val="18"/>
              </w:rPr>
              <w:t>Cold</w:t>
            </w:r>
            <w:r>
              <w:rPr>
                <w:rFonts w:cs="Times New Roman"/>
                <w:sz w:val="18"/>
                <w:szCs w:val="18"/>
              </w:rPr>
              <w:t xml:space="preserve"> </w:t>
            </w:r>
            <w:r>
              <w:rPr>
                <w:rFonts w:hint="eastAsia" w:cs="Times New Roman"/>
                <w:sz w:val="18"/>
                <w:szCs w:val="18"/>
              </w:rPr>
              <w:t>target</w:t>
            </w:r>
          </w:p>
        </w:tc>
        <w:tc>
          <w:tcPr>
            <w:tcW w:w="1935" w:type="dxa"/>
          </w:tcPr>
          <w:p w14:paraId="5691252A">
            <w:pPr>
              <w:spacing w:line="400" w:lineRule="atLeast"/>
              <w:ind w:firstLine="361"/>
              <w:rPr>
                <w:rFonts w:cs="Times New Roman"/>
                <w:sz w:val="18"/>
                <w:szCs w:val="18"/>
              </w:rPr>
            </w:pPr>
            <w:r>
              <w:rPr>
                <w:rFonts w:hint="eastAsia" w:cs="Times New Roman"/>
                <w:sz w:val="18"/>
                <w:szCs w:val="18"/>
              </w:rPr>
              <w:t>Graph</w:t>
            </w:r>
            <w:r>
              <w:rPr>
                <w:rFonts w:cs="Times New Roman"/>
                <w:sz w:val="18"/>
                <w:szCs w:val="18"/>
              </w:rPr>
              <w:t>DTA</w:t>
            </w:r>
          </w:p>
        </w:tc>
        <w:tc>
          <w:tcPr>
            <w:tcW w:w="1676" w:type="dxa"/>
          </w:tcPr>
          <w:p w14:paraId="194B9619">
            <w:pPr>
              <w:spacing w:line="400" w:lineRule="atLeast"/>
              <w:ind w:firstLine="361"/>
              <w:rPr>
                <w:rFonts w:cs="Times New Roman"/>
                <w:sz w:val="18"/>
                <w:szCs w:val="18"/>
              </w:rPr>
            </w:pPr>
            <w:r>
              <w:rPr>
                <w:rFonts w:hint="eastAsia" w:cs="Times New Roman"/>
                <w:sz w:val="18"/>
                <w:szCs w:val="18"/>
              </w:rPr>
              <w:t>0</w:t>
            </w:r>
            <w:r>
              <w:rPr>
                <w:rFonts w:cs="Times New Roman"/>
                <w:sz w:val="18"/>
                <w:szCs w:val="18"/>
              </w:rPr>
              <w:t>.510</w:t>
            </w:r>
            <w:r>
              <w:rPr>
                <w:rFonts w:hint="eastAsia" w:cs="Times New Roman"/>
                <w:sz w:val="18"/>
                <w:szCs w:val="18"/>
              </w:rPr>
              <w:t>(</w:t>
            </w:r>
            <w:r>
              <w:rPr>
                <w:rFonts w:cs="Times New Roman"/>
                <w:sz w:val="18"/>
                <w:szCs w:val="18"/>
              </w:rPr>
              <w:t>0.086)</w:t>
            </w:r>
          </w:p>
        </w:tc>
        <w:tc>
          <w:tcPr>
            <w:tcW w:w="1507" w:type="dxa"/>
          </w:tcPr>
          <w:p w14:paraId="03CA0EC2">
            <w:pPr>
              <w:spacing w:line="400" w:lineRule="atLeast"/>
              <w:ind w:firstLine="361"/>
              <w:rPr>
                <w:rFonts w:cs="Times New Roman"/>
                <w:sz w:val="18"/>
                <w:szCs w:val="18"/>
              </w:rPr>
            </w:pPr>
            <w:r>
              <w:rPr>
                <w:rFonts w:hint="eastAsia" w:cs="Times New Roman"/>
                <w:sz w:val="18"/>
                <w:szCs w:val="18"/>
              </w:rPr>
              <w:t>0</w:t>
            </w:r>
            <w:r>
              <w:rPr>
                <w:rFonts w:cs="Times New Roman"/>
                <w:sz w:val="18"/>
                <w:szCs w:val="18"/>
              </w:rPr>
              <w:t>.729</w:t>
            </w:r>
            <w:r>
              <w:rPr>
                <w:rFonts w:hint="eastAsia" w:cs="Times New Roman"/>
                <w:sz w:val="18"/>
                <w:szCs w:val="18"/>
              </w:rPr>
              <w:t>(</w:t>
            </w:r>
            <w:r>
              <w:rPr>
                <w:rFonts w:cs="Times New Roman"/>
                <w:sz w:val="18"/>
                <w:szCs w:val="18"/>
              </w:rPr>
              <w:t>0.012)</w:t>
            </w:r>
          </w:p>
        </w:tc>
      </w:tr>
      <w:tr w14:paraId="4DF5347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4485B217">
            <w:pPr>
              <w:ind w:firstLine="360"/>
              <w:rPr>
                <w:rFonts w:cs="Times New Roman"/>
                <w:sz w:val="18"/>
                <w:szCs w:val="18"/>
              </w:rPr>
            </w:pPr>
          </w:p>
        </w:tc>
        <w:tc>
          <w:tcPr>
            <w:tcW w:w="1935" w:type="dxa"/>
          </w:tcPr>
          <w:p w14:paraId="580DE81B">
            <w:pPr>
              <w:spacing w:line="400" w:lineRule="atLeast"/>
              <w:ind w:firstLine="360"/>
              <w:rPr>
                <w:rFonts w:cs="Times New Roman"/>
                <w:sz w:val="18"/>
                <w:szCs w:val="18"/>
              </w:rPr>
            </w:pPr>
            <w:r>
              <w:rPr>
                <w:rFonts w:cs="Times New Roman"/>
                <w:sz w:val="18"/>
                <w:szCs w:val="18"/>
              </w:rPr>
              <w:t>M</w:t>
            </w:r>
            <w:r>
              <w:rPr>
                <w:rFonts w:hint="eastAsia" w:cs="Times New Roman"/>
                <w:sz w:val="18"/>
                <w:szCs w:val="18"/>
              </w:rPr>
              <w:t>graph</w:t>
            </w:r>
            <w:r>
              <w:rPr>
                <w:rFonts w:cs="Times New Roman"/>
                <w:sz w:val="18"/>
                <w:szCs w:val="18"/>
              </w:rPr>
              <w:t>DTA</w:t>
            </w:r>
          </w:p>
        </w:tc>
        <w:tc>
          <w:tcPr>
            <w:tcW w:w="1676" w:type="dxa"/>
          </w:tcPr>
          <w:p w14:paraId="288E4627">
            <w:pPr>
              <w:spacing w:line="400" w:lineRule="atLeast"/>
              <w:ind w:firstLine="360"/>
              <w:rPr>
                <w:rFonts w:cs="Times New Roman"/>
                <w:sz w:val="18"/>
                <w:szCs w:val="18"/>
              </w:rPr>
            </w:pPr>
            <w:r>
              <w:rPr>
                <w:rFonts w:hint="eastAsia" w:cs="Times New Roman"/>
                <w:sz w:val="18"/>
                <w:szCs w:val="18"/>
              </w:rPr>
              <w:t>0</w:t>
            </w:r>
            <w:r>
              <w:rPr>
                <w:rFonts w:cs="Times New Roman"/>
                <w:sz w:val="18"/>
                <w:szCs w:val="18"/>
              </w:rPr>
              <w:t>.359</w:t>
            </w:r>
            <w:r>
              <w:rPr>
                <w:rFonts w:hint="eastAsia" w:cs="Times New Roman"/>
                <w:sz w:val="18"/>
                <w:szCs w:val="18"/>
              </w:rPr>
              <w:t>(</w:t>
            </w:r>
            <w:r>
              <w:rPr>
                <w:rFonts w:cs="Times New Roman"/>
                <w:sz w:val="18"/>
                <w:szCs w:val="18"/>
              </w:rPr>
              <w:t>0.023)</w:t>
            </w:r>
          </w:p>
        </w:tc>
        <w:tc>
          <w:tcPr>
            <w:tcW w:w="1507" w:type="dxa"/>
          </w:tcPr>
          <w:p w14:paraId="752600AF">
            <w:pPr>
              <w:spacing w:line="400" w:lineRule="atLeast"/>
              <w:ind w:firstLine="360"/>
              <w:rPr>
                <w:rFonts w:cs="Times New Roman"/>
                <w:sz w:val="18"/>
                <w:szCs w:val="18"/>
              </w:rPr>
            </w:pPr>
            <w:r>
              <w:rPr>
                <w:rFonts w:hint="eastAsia" w:cs="Times New Roman"/>
                <w:sz w:val="18"/>
                <w:szCs w:val="18"/>
              </w:rPr>
              <w:t>0</w:t>
            </w:r>
            <w:r>
              <w:rPr>
                <w:rFonts w:cs="Times New Roman"/>
                <w:sz w:val="18"/>
                <w:szCs w:val="18"/>
              </w:rPr>
              <w:t>.813</w:t>
            </w:r>
            <w:r>
              <w:rPr>
                <w:rFonts w:hint="eastAsia" w:cs="Times New Roman"/>
                <w:sz w:val="18"/>
                <w:szCs w:val="18"/>
              </w:rPr>
              <w:t>(</w:t>
            </w:r>
            <w:r>
              <w:rPr>
                <w:rFonts w:cs="Times New Roman"/>
                <w:sz w:val="18"/>
                <w:szCs w:val="18"/>
              </w:rPr>
              <w:t>0.008)</w:t>
            </w:r>
          </w:p>
        </w:tc>
      </w:tr>
      <w:tr w14:paraId="57B8E7D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52EA4225">
            <w:pPr>
              <w:ind w:firstLine="360"/>
              <w:rPr>
                <w:rFonts w:cs="Times New Roman"/>
                <w:sz w:val="18"/>
                <w:szCs w:val="18"/>
              </w:rPr>
            </w:pPr>
          </w:p>
        </w:tc>
        <w:tc>
          <w:tcPr>
            <w:tcW w:w="1935" w:type="dxa"/>
          </w:tcPr>
          <w:p w14:paraId="7FF876E1">
            <w:pPr>
              <w:spacing w:line="400" w:lineRule="atLeast"/>
              <w:ind w:firstLine="360"/>
              <w:rPr>
                <w:rFonts w:cs="Times New Roman"/>
                <w:sz w:val="18"/>
                <w:szCs w:val="18"/>
              </w:rPr>
            </w:pPr>
            <w:r>
              <w:rPr>
                <w:rFonts w:hint="eastAsia" w:cs="Times New Roman"/>
                <w:sz w:val="18"/>
                <w:szCs w:val="18"/>
              </w:rPr>
              <w:t>Fusion</w:t>
            </w:r>
            <w:r>
              <w:rPr>
                <w:rFonts w:cs="Times New Roman"/>
                <w:sz w:val="18"/>
                <w:szCs w:val="18"/>
              </w:rPr>
              <w:t>DTA</w:t>
            </w:r>
          </w:p>
        </w:tc>
        <w:tc>
          <w:tcPr>
            <w:tcW w:w="1676" w:type="dxa"/>
          </w:tcPr>
          <w:p w14:paraId="79F59616">
            <w:pPr>
              <w:spacing w:line="400" w:lineRule="atLeast"/>
              <w:ind w:firstLine="360"/>
              <w:rPr>
                <w:rFonts w:cs="Times New Roman"/>
                <w:sz w:val="18"/>
                <w:szCs w:val="18"/>
              </w:rPr>
            </w:pPr>
            <w:r>
              <w:rPr>
                <w:rFonts w:hint="eastAsia" w:cs="Times New Roman"/>
                <w:sz w:val="18"/>
                <w:szCs w:val="18"/>
              </w:rPr>
              <w:t>0</w:t>
            </w:r>
            <w:r>
              <w:rPr>
                <w:rFonts w:cs="Times New Roman"/>
                <w:sz w:val="18"/>
                <w:szCs w:val="18"/>
              </w:rPr>
              <w:t>.364</w:t>
            </w:r>
            <w:r>
              <w:rPr>
                <w:rFonts w:hint="eastAsia" w:cs="Times New Roman"/>
                <w:sz w:val="18"/>
                <w:szCs w:val="18"/>
              </w:rPr>
              <w:t>(</w:t>
            </w:r>
            <w:r>
              <w:rPr>
                <w:rFonts w:cs="Times New Roman"/>
                <w:sz w:val="18"/>
                <w:szCs w:val="18"/>
              </w:rPr>
              <w:t>0.021)</w:t>
            </w:r>
          </w:p>
        </w:tc>
        <w:tc>
          <w:tcPr>
            <w:tcW w:w="1507" w:type="dxa"/>
          </w:tcPr>
          <w:p w14:paraId="5D8BD00A">
            <w:pPr>
              <w:spacing w:line="400" w:lineRule="atLeast"/>
              <w:ind w:firstLine="360"/>
              <w:rPr>
                <w:rFonts w:cs="Times New Roman"/>
                <w:sz w:val="18"/>
                <w:szCs w:val="18"/>
              </w:rPr>
            </w:pPr>
            <w:r>
              <w:rPr>
                <w:rFonts w:hint="eastAsia" w:cs="Times New Roman"/>
                <w:sz w:val="18"/>
                <w:szCs w:val="18"/>
              </w:rPr>
              <w:t>0</w:t>
            </w:r>
            <w:r>
              <w:rPr>
                <w:rFonts w:cs="Times New Roman"/>
                <w:sz w:val="18"/>
                <w:szCs w:val="18"/>
              </w:rPr>
              <w:t>.826</w:t>
            </w:r>
            <w:r>
              <w:rPr>
                <w:rFonts w:hint="eastAsia" w:cs="Times New Roman"/>
                <w:sz w:val="18"/>
                <w:szCs w:val="18"/>
              </w:rPr>
              <w:t>(</w:t>
            </w:r>
            <w:r>
              <w:rPr>
                <w:rFonts w:cs="Times New Roman"/>
                <w:sz w:val="18"/>
                <w:szCs w:val="18"/>
              </w:rPr>
              <w:t>0.011)</w:t>
            </w:r>
          </w:p>
        </w:tc>
      </w:tr>
      <w:tr w14:paraId="7DBB9FF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6BA25B79">
            <w:pPr>
              <w:ind w:firstLine="360"/>
              <w:rPr>
                <w:rFonts w:cs="Times New Roman"/>
                <w:sz w:val="18"/>
                <w:szCs w:val="18"/>
              </w:rPr>
            </w:pPr>
          </w:p>
        </w:tc>
        <w:tc>
          <w:tcPr>
            <w:tcW w:w="1935" w:type="dxa"/>
          </w:tcPr>
          <w:p w14:paraId="4E9C1848">
            <w:pPr>
              <w:spacing w:line="400" w:lineRule="atLeast"/>
              <w:ind w:firstLine="360"/>
              <w:rPr>
                <w:rFonts w:cs="Times New Roman"/>
                <w:sz w:val="18"/>
                <w:szCs w:val="18"/>
              </w:rPr>
            </w:pPr>
            <w:r>
              <w:rPr>
                <w:rFonts w:hint="eastAsia" w:cs="Times New Roman"/>
                <w:sz w:val="18"/>
                <w:szCs w:val="18"/>
              </w:rPr>
              <w:t>N</w:t>
            </w:r>
            <w:r>
              <w:rPr>
                <w:rFonts w:cs="Times New Roman"/>
                <w:sz w:val="18"/>
                <w:szCs w:val="18"/>
              </w:rPr>
              <w:t>HGNN</w:t>
            </w:r>
          </w:p>
        </w:tc>
        <w:tc>
          <w:tcPr>
            <w:tcW w:w="1676" w:type="dxa"/>
          </w:tcPr>
          <w:p w14:paraId="555C6E94">
            <w:pPr>
              <w:spacing w:line="400" w:lineRule="atLeast"/>
              <w:ind w:firstLine="360"/>
              <w:rPr>
                <w:rFonts w:cs="Times New Roman"/>
                <w:sz w:val="18"/>
                <w:szCs w:val="18"/>
                <w:u w:val="single"/>
              </w:rPr>
            </w:pPr>
            <w:r>
              <w:rPr>
                <w:rFonts w:hint="eastAsia" w:cs="Times New Roman"/>
                <w:sz w:val="18"/>
                <w:szCs w:val="18"/>
                <w:u w:val="single"/>
              </w:rPr>
              <w:t>0</w:t>
            </w:r>
            <w:r>
              <w:rPr>
                <w:rFonts w:cs="Times New Roman"/>
                <w:sz w:val="18"/>
                <w:szCs w:val="18"/>
                <w:u w:val="single"/>
              </w:rPr>
              <w:t>.344</w:t>
            </w:r>
            <w:r>
              <w:rPr>
                <w:rFonts w:hint="eastAsia" w:cs="Times New Roman"/>
                <w:sz w:val="18"/>
                <w:szCs w:val="18"/>
                <w:u w:val="single"/>
              </w:rPr>
              <w:t>(</w:t>
            </w:r>
            <w:r>
              <w:rPr>
                <w:rFonts w:cs="Times New Roman"/>
                <w:sz w:val="18"/>
                <w:szCs w:val="18"/>
                <w:u w:val="single"/>
              </w:rPr>
              <w:t>0.029)</w:t>
            </w:r>
          </w:p>
        </w:tc>
        <w:tc>
          <w:tcPr>
            <w:tcW w:w="1507" w:type="dxa"/>
          </w:tcPr>
          <w:p w14:paraId="560AF73C">
            <w:pPr>
              <w:spacing w:line="400" w:lineRule="atLeast"/>
              <w:ind w:firstLine="361"/>
              <w:rPr>
                <w:rFonts w:cs="Times New Roman"/>
                <w:sz w:val="18"/>
                <w:szCs w:val="18"/>
                <w:u w:val="single"/>
              </w:rPr>
            </w:pPr>
            <w:r>
              <w:rPr>
                <w:rFonts w:hint="eastAsia" w:cs="Times New Roman"/>
                <w:sz w:val="18"/>
                <w:szCs w:val="18"/>
                <w:u w:val="single"/>
              </w:rPr>
              <w:t>0</w:t>
            </w:r>
            <w:r>
              <w:rPr>
                <w:rFonts w:cs="Times New Roman"/>
                <w:sz w:val="18"/>
                <w:szCs w:val="18"/>
                <w:u w:val="single"/>
              </w:rPr>
              <w:t>.855</w:t>
            </w:r>
            <w:r>
              <w:rPr>
                <w:rFonts w:hint="eastAsia" w:cs="Times New Roman"/>
                <w:sz w:val="18"/>
                <w:szCs w:val="18"/>
                <w:u w:val="single"/>
              </w:rPr>
              <w:t>(</w:t>
            </w:r>
            <w:r>
              <w:rPr>
                <w:rFonts w:cs="Times New Roman"/>
                <w:sz w:val="18"/>
                <w:szCs w:val="18"/>
                <w:u w:val="single"/>
              </w:rPr>
              <w:t>0.016)</w:t>
            </w:r>
          </w:p>
        </w:tc>
      </w:tr>
      <w:tr w14:paraId="6896EF4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21F4F1DE">
            <w:pPr>
              <w:ind w:firstLine="360"/>
              <w:rPr>
                <w:rFonts w:cs="Times New Roman"/>
                <w:sz w:val="18"/>
                <w:szCs w:val="18"/>
              </w:rPr>
            </w:pPr>
          </w:p>
        </w:tc>
        <w:tc>
          <w:tcPr>
            <w:tcW w:w="1935" w:type="dxa"/>
          </w:tcPr>
          <w:p w14:paraId="4CEFA664">
            <w:pPr>
              <w:spacing w:line="400" w:lineRule="atLeast"/>
              <w:ind w:firstLine="360"/>
              <w:rPr>
                <w:rFonts w:hint="eastAsia" w:eastAsia="宋体" w:cs="Times New Roman"/>
                <w:b/>
                <w:bCs/>
                <w:sz w:val="18"/>
                <w:szCs w:val="18"/>
                <w:lang w:eastAsia="zh-CN"/>
              </w:rPr>
            </w:pPr>
            <w:r>
              <w:rPr>
                <w:rFonts w:hint="eastAsia" w:cs="Times New Roman"/>
                <w:b/>
                <w:bCs/>
                <w:sz w:val="18"/>
                <w:szCs w:val="18"/>
                <w:lang w:eastAsia="zh-CN"/>
              </w:rPr>
              <w:t>SAB</w:t>
            </w:r>
          </w:p>
        </w:tc>
        <w:tc>
          <w:tcPr>
            <w:tcW w:w="1676" w:type="dxa"/>
          </w:tcPr>
          <w:p w14:paraId="20CF34E1">
            <w:pPr>
              <w:spacing w:line="400" w:lineRule="atLeast"/>
              <w:ind w:firstLine="360"/>
              <w:rPr>
                <w:rFonts w:cs="Times New Roman"/>
                <w:b/>
                <w:bCs/>
                <w:sz w:val="18"/>
                <w:szCs w:val="18"/>
                <w:u w:val="single"/>
              </w:rPr>
            </w:pPr>
            <w:r>
              <w:rPr>
                <w:rFonts w:hint="eastAsia" w:cs="Times New Roman"/>
                <w:b/>
                <w:bCs/>
                <w:sz w:val="18"/>
                <w:szCs w:val="18"/>
              </w:rPr>
              <w:t>0.472(0.004)</w:t>
            </w:r>
          </w:p>
        </w:tc>
        <w:tc>
          <w:tcPr>
            <w:tcW w:w="1507" w:type="dxa"/>
          </w:tcPr>
          <w:p w14:paraId="482C5A74">
            <w:pPr>
              <w:spacing w:line="400" w:lineRule="atLeast"/>
              <w:ind w:firstLine="361"/>
              <w:rPr>
                <w:rFonts w:cs="Times New Roman"/>
                <w:b/>
                <w:bCs/>
                <w:sz w:val="18"/>
                <w:szCs w:val="18"/>
              </w:rPr>
            </w:pPr>
            <w:r>
              <w:rPr>
                <w:rFonts w:hint="eastAsia" w:cs="Times New Roman"/>
                <w:b/>
                <w:bCs/>
                <w:sz w:val="18"/>
                <w:szCs w:val="18"/>
              </w:rPr>
              <w:t>0.766(0.002)</w:t>
            </w:r>
          </w:p>
        </w:tc>
      </w:tr>
      <w:tr w14:paraId="76EDE69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016565A9">
            <w:pPr>
              <w:ind w:firstLine="360"/>
              <w:rPr>
                <w:rFonts w:cs="Times New Roman"/>
                <w:sz w:val="18"/>
                <w:szCs w:val="18"/>
              </w:rPr>
            </w:pPr>
          </w:p>
          <w:p w14:paraId="29F9BE17">
            <w:pPr>
              <w:ind w:firstLine="360"/>
              <w:rPr>
                <w:rFonts w:cs="Times New Roman"/>
                <w:sz w:val="18"/>
                <w:szCs w:val="18"/>
              </w:rPr>
            </w:pPr>
            <w:r>
              <w:rPr>
                <w:rFonts w:hint="eastAsia" w:cs="Times New Roman"/>
                <w:sz w:val="18"/>
                <w:szCs w:val="18"/>
              </w:rPr>
              <w:t>All</w:t>
            </w:r>
            <w:r>
              <w:rPr>
                <w:rFonts w:cs="Times New Roman"/>
                <w:sz w:val="18"/>
                <w:szCs w:val="18"/>
              </w:rPr>
              <w:t xml:space="preserve"> </w:t>
            </w:r>
            <w:r>
              <w:rPr>
                <w:rFonts w:hint="eastAsia" w:cs="Times New Roman"/>
                <w:sz w:val="18"/>
                <w:szCs w:val="18"/>
              </w:rPr>
              <w:t>cold</w:t>
            </w:r>
          </w:p>
        </w:tc>
        <w:tc>
          <w:tcPr>
            <w:tcW w:w="1935" w:type="dxa"/>
          </w:tcPr>
          <w:p w14:paraId="6CFE4CF3">
            <w:pPr>
              <w:spacing w:line="400" w:lineRule="atLeast"/>
              <w:ind w:firstLine="361"/>
              <w:rPr>
                <w:rFonts w:cs="Times New Roman"/>
                <w:b/>
                <w:bCs/>
                <w:sz w:val="18"/>
                <w:szCs w:val="18"/>
              </w:rPr>
            </w:pPr>
            <w:r>
              <w:rPr>
                <w:rFonts w:hint="eastAsia" w:cs="Times New Roman"/>
                <w:sz w:val="18"/>
                <w:szCs w:val="18"/>
              </w:rPr>
              <w:t>Graph</w:t>
            </w:r>
            <w:r>
              <w:rPr>
                <w:rFonts w:cs="Times New Roman"/>
                <w:sz w:val="18"/>
                <w:szCs w:val="18"/>
              </w:rPr>
              <w:t>DTA</w:t>
            </w:r>
          </w:p>
        </w:tc>
        <w:tc>
          <w:tcPr>
            <w:tcW w:w="1676" w:type="dxa"/>
          </w:tcPr>
          <w:p w14:paraId="72DAEE63">
            <w:pPr>
              <w:spacing w:line="400" w:lineRule="atLeast"/>
              <w:ind w:firstLine="361"/>
              <w:rPr>
                <w:rFonts w:cs="Times New Roman"/>
                <w:b/>
                <w:bCs/>
                <w:sz w:val="18"/>
                <w:szCs w:val="18"/>
              </w:rPr>
            </w:pPr>
            <w:r>
              <w:rPr>
                <w:rFonts w:hint="eastAsia" w:cs="Times New Roman"/>
                <w:sz w:val="18"/>
                <w:szCs w:val="18"/>
              </w:rPr>
              <w:t>0</w:t>
            </w:r>
            <w:r>
              <w:rPr>
                <w:rFonts w:cs="Times New Roman"/>
                <w:sz w:val="18"/>
                <w:szCs w:val="18"/>
              </w:rPr>
              <w:t>.968</w:t>
            </w:r>
            <w:r>
              <w:rPr>
                <w:rFonts w:hint="eastAsia" w:cs="Times New Roman"/>
                <w:sz w:val="18"/>
                <w:szCs w:val="18"/>
              </w:rPr>
              <w:t>(</w:t>
            </w:r>
            <w:r>
              <w:rPr>
                <w:rFonts w:cs="Times New Roman"/>
                <w:sz w:val="18"/>
                <w:szCs w:val="18"/>
              </w:rPr>
              <w:t>0.0</w:t>
            </w:r>
            <w:r>
              <w:rPr>
                <w:rFonts w:hint="eastAsia" w:cs="Times New Roman"/>
                <w:sz w:val="18"/>
                <w:szCs w:val="18"/>
              </w:rPr>
              <w:t>0</w:t>
            </w:r>
            <w:r>
              <w:rPr>
                <w:rFonts w:cs="Times New Roman"/>
                <w:sz w:val="18"/>
                <w:szCs w:val="18"/>
              </w:rPr>
              <w:t>6)</w:t>
            </w:r>
          </w:p>
        </w:tc>
        <w:tc>
          <w:tcPr>
            <w:tcW w:w="1507" w:type="dxa"/>
          </w:tcPr>
          <w:p w14:paraId="53F847F8">
            <w:pPr>
              <w:spacing w:line="400" w:lineRule="atLeast"/>
              <w:ind w:firstLine="361"/>
              <w:rPr>
                <w:rFonts w:cs="Times New Roman"/>
                <w:sz w:val="18"/>
                <w:szCs w:val="18"/>
              </w:rPr>
            </w:pPr>
            <w:r>
              <w:rPr>
                <w:rFonts w:cs="Times New Roman"/>
                <w:sz w:val="18"/>
                <w:szCs w:val="18"/>
              </w:rPr>
              <w:t>0.579(0.017)</w:t>
            </w:r>
          </w:p>
        </w:tc>
      </w:tr>
      <w:tr w14:paraId="55C702D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1FB4CFA2">
            <w:pPr>
              <w:ind w:firstLine="360"/>
              <w:rPr>
                <w:rFonts w:cs="Times New Roman"/>
                <w:sz w:val="18"/>
                <w:szCs w:val="18"/>
              </w:rPr>
            </w:pPr>
          </w:p>
        </w:tc>
        <w:tc>
          <w:tcPr>
            <w:tcW w:w="1935" w:type="dxa"/>
          </w:tcPr>
          <w:p w14:paraId="768E2F1F">
            <w:pPr>
              <w:spacing w:line="400" w:lineRule="atLeast"/>
              <w:ind w:firstLine="361"/>
              <w:rPr>
                <w:rFonts w:cs="Times New Roman"/>
                <w:b/>
                <w:bCs/>
                <w:sz w:val="18"/>
                <w:szCs w:val="18"/>
              </w:rPr>
            </w:pPr>
            <w:r>
              <w:rPr>
                <w:rFonts w:cs="Times New Roman"/>
                <w:sz w:val="18"/>
                <w:szCs w:val="18"/>
              </w:rPr>
              <w:t>M</w:t>
            </w:r>
            <w:r>
              <w:rPr>
                <w:rFonts w:hint="eastAsia" w:cs="Times New Roman"/>
                <w:sz w:val="18"/>
                <w:szCs w:val="18"/>
              </w:rPr>
              <w:t>graph</w:t>
            </w:r>
            <w:r>
              <w:rPr>
                <w:rFonts w:cs="Times New Roman"/>
                <w:sz w:val="18"/>
                <w:szCs w:val="18"/>
              </w:rPr>
              <w:t>DTA</w:t>
            </w:r>
          </w:p>
        </w:tc>
        <w:tc>
          <w:tcPr>
            <w:tcW w:w="1676" w:type="dxa"/>
          </w:tcPr>
          <w:p w14:paraId="47B2BE15">
            <w:pPr>
              <w:spacing w:line="400" w:lineRule="atLeast"/>
              <w:ind w:firstLine="361"/>
              <w:rPr>
                <w:rFonts w:cs="Times New Roman"/>
                <w:b/>
                <w:bCs/>
                <w:sz w:val="18"/>
                <w:szCs w:val="18"/>
              </w:rPr>
            </w:pPr>
            <w:r>
              <w:rPr>
                <w:rFonts w:hint="eastAsia" w:cs="Times New Roman"/>
                <w:sz w:val="18"/>
                <w:szCs w:val="18"/>
              </w:rPr>
              <w:t>0</w:t>
            </w:r>
            <w:r>
              <w:rPr>
                <w:rFonts w:cs="Times New Roman"/>
                <w:sz w:val="18"/>
                <w:szCs w:val="18"/>
              </w:rPr>
              <w:t>.874</w:t>
            </w:r>
            <w:r>
              <w:rPr>
                <w:rFonts w:hint="eastAsia" w:cs="Times New Roman"/>
                <w:sz w:val="18"/>
                <w:szCs w:val="18"/>
              </w:rPr>
              <w:t>(</w:t>
            </w:r>
            <w:r>
              <w:rPr>
                <w:rFonts w:cs="Times New Roman"/>
                <w:sz w:val="18"/>
                <w:szCs w:val="18"/>
              </w:rPr>
              <w:t>0.0</w:t>
            </w:r>
            <w:r>
              <w:rPr>
                <w:rFonts w:hint="eastAsia" w:cs="Times New Roman"/>
                <w:sz w:val="18"/>
                <w:szCs w:val="18"/>
              </w:rPr>
              <w:t>3</w:t>
            </w:r>
            <w:r>
              <w:rPr>
                <w:rFonts w:cs="Times New Roman"/>
                <w:sz w:val="18"/>
                <w:szCs w:val="18"/>
              </w:rPr>
              <w:t>0)</w:t>
            </w:r>
          </w:p>
        </w:tc>
        <w:tc>
          <w:tcPr>
            <w:tcW w:w="1507" w:type="dxa"/>
          </w:tcPr>
          <w:p w14:paraId="2F33155B">
            <w:pPr>
              <w:spacing w:line="400" w:lineRule="atLeast"/>
              <w:ind w:firstLine="361"/>
              <w:rPr>
                <w:rFonts w:cs="Times New Roman"/>
                <w:sz w:val="18"/>
                <w:szCs w:val="18"/>
              </w:rPr>
            </w:pPr>
            <w:r>
              <w:rPr>
                <w:rFonts w:cs="Times New Roman"/>
                <w:sz w:val="18"/>
                <w:szCs w:val="18"/>
              </w:rPr>
              <w:t>0.636(0.021)</w:t>
            </w:r>
          </w:p>
        </w:tc>
      </w:tr>
      <w:tr w14:paraId="20CA119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4EC520EA">
            <w:pPr>
              <w:ind w:firstLine="360"/>
              <w:rPr>
                <w:rFonts w:cs="Times New Roman"/>
                <w:sz w:val="18"/>
                <w:szCs w:val="18"/>
              </w:rPr>
            </w:pPr>
          </w:p>
        </w:tc>
        <w:tc>
          <w:tcPr>
            <w:tcW w:w="1935" w:type="dxa"/>
          </w:tcPr>
          <w:p w14:paraId="7B8C81ED">
            <w:pPr>
              <w:spacing w:line="400" w:lineRule="atLeast"/>
              <w:ind w:firstLine="361"/>
              <w:rPr>
                <w:rFonts w:cs="Times New Roman"/>
                <w:b/>
                <w:bCs/>
                <w:sz w:val="18"/>
                <w:szCs w:val="18"/>
              </w:rPr>
            </w:pPr>
            <w:r>
              <w:rPr>
                <w:rFonts w:hint="eastAsia" w:cs="Times New Roman"/>
                <w:sz w:val="18"/>
                <w:szCs w:val="18"/>
              </w:rPr>
              <w:t>Fusion</w:t>
            </w:r>
            <w:r>
              <w:rPr>
                <w:rFonts w:cs="Times New Roman"/>
                <w:sz w:val="18"/>
                <w:szCs w:val="18"/>
              </w:rPr>
              <w:t>DTA</w:t>
            </w:r>
          </w:p>
        </w:tc>
        <w:tc>
          <w:tcPr>
            <w:tcW w:w="1676" w:type="dxa"/>
          </w:tcPr>
          <w:p w14:paraId="586167E4">
            <w:pPr>
              <w:spacing w:line="400" w:lineRule="atLeast"/>
              <w:ind w:firstLine="361"/>
              <w:rPr>
                <w:rFonts w:cs="Times New Roman"/>
                <w:b/>
                <w:bCs/>
                <w:sz w:val="18"/>
                <w:szCs w:val="18"/>
              </w:rPr>
            </w:pPr>
            <w:r>
              <w:rPr>
                <w:rFonts w:hint="eastAsia" w:cs="Times New Roman"/>
                <w:sz w:val="18"/>
                <w:szCs w:val="18"/>
              </w:rPr>
              <w:t>0</w:t>
            </w:r>
            <w:r>
              <w:rPr>
                <w:rFonts w:cs="Times New Roman"/>
                <w:sz w:val="18"/>
                <w:szCs w:val="18"/>
              </w:rPr>
              <w:t>.876</w:t>
            </w:r>
            <w:r>
              <w:rPr>
                <w:rFonts w:hint="eastAsia" w:cs="Times New Roman"/>
                <w:sz w:val="18"/>
                <w:szCs w:val="18"/>
              </w:rPr>
              <w:t>(</w:t>
            </w:r>
            <w:r>
              <w:rPr>
                <w:rFonts w:cs="Times New Roman"/>
                <w:sz w:val="18"/>
                <w:szCs w:val="18"/>
              </w:rPr>
              <w:t>0.0</w:t>
            </w:r>
            <w:r>
              <w:rPr>
                <w:rFonts w:hint="eastAsia" w:cs="Times New Roman"/>
                <w:sz w:val="18"/>
                <w:szCs w:val="18"/>
              </w:rPr>
              <w:t>2</w:t>
            </w:r>
            <w:r>
              <w:rPr>
                <w:rFonts w:cs="Times New Roman"/>
                <w:sz w:val="18"/>
                <w:szCs w:val="18"/>
              </w:rPr>
              <w:t>1)</w:t>
            </w:r>
          </w:p>
        </w:tc>
        <w:tc>
          <w:tcPr>
            <w:tcW w:w="1507" w:type="dxa"/>
          </w:tcPr>
          <w:p w14:paraId="2BDB8D57">
            <w:pPr>
              <w:spacing w:line="400" w:lineRule="atLeast"/>
              <w:ind w:firstLine="361"/>
              <w:rPr>
                <w:rFonts w:cs="Times New Roman"/>
                <w:sz w:val="18"/>
                <w:szCs w:val="18"/>
              </w:rPr>
            </w:pPr>
            <w:r>
              <w:rPr>
                <w:rFonts w:cs="Times New Roman"/>
                <w:sz w:val="18"/>
                <w:szCs w:val="18"/>
              </w:rPr>
              <w:t>0.645(0.043)</w:t>
            </w:r>
          </w:p>
        </w:tc>
      </w:tr>
      <w:tr w14:paraId="6E5E956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Pr>
          <w:p w14:paraId="031145D8">
            <w:pPr>
              <w:ind w:firstLine="360"/>
              <w:rPr>
                <w:rFonts w:cs="Times New Roman"/>
                <w:sz w:val="18"/>
                <w:szCs w:val="18"/>
              </w:rPr>
            </w:pPr>
          </w:p>
        </w:tc>
        <w:tc>
          <w:tcPr>
            <w:tcW w:w="1935" w:type="dxa"/>
          </w:tcPr>
          <w:p w14:paraId="48B1123C">
            <w:pPr>
              <w:spacing w:line="400" w:lineRule="atLeast"/>
              <w:ind w:firstLine="361"/>
              <w:rPr>
                <w:rFonts w:cs="Times New Roman"/>
                <w:b/>
                <w:bCs/>
                <w:sz w:val="18"/>
                <w:szCs w:val="18"/>
              </w:rPr>
            </w:pPr>
            <w:r>
              <w:rPr>
                <w:rFonts w:hint="eastAsia" w:cs="Times New Roman"/>
                <w:sz w:val="18"/>
                <w:szCs w:val="18"/>
              </w:rPr>
              <w:t>N</w:t>
            </w:r>
            <w:r>
              <w:rPr>
                <w:rFonts w:cs="Times New Roman"/>
                <w:sz w:val="18"/>
                <w:szCs w:val="18"/>
              </w:rPr>
              <w:t>HGNN</w:t>
            </w:r>
          </w:p>
        </w:tc>
        <w:tc>
          <w:tcPr>
            <w:tcW w:w="1676" w:type="dxa"/>
          </w:tcPr>
          <w:p w14:paraId="4C156C6D">
            <w:pPr>
              <w:spacing w:line="400" w:lineRule="atLeast"/>
              <w:ind w:firstLine="361"/>
              <w:rPr>
                <w:rFonts w:cs="Times New Roman"/>
                <w:b/>
                <w:bCs/>
                <w:sz w:val="18"/>
                <w:szCs w:val="18"/>
                <w:u w:val="single"/>
              </w:rPr>
            </w:pPr>
            <w:r>
              <w:rPr>
                <w:rFonts w:hint="eastAsia" w:cs="Times New Roman"/>
                <w:sz w:val="18"/>
                <w:szCs w:val="18"/>
                <w:u w:val="single"/>
              </w:rPr>
              <w:t>0</w:t>
            </w:r>
            <w:r>
              <w:rPr>
                <w:rFonts w:cs="Times New Roman"/>
                <w:sz w:val="18"/>
                <w:szCs w:val="18"/>
                <w:u w:val="single"/>
              </w:rPr>
              <w:t>.857</w:t>
            </w:r>
            <w:r>
              <w:rPr>
                <w:rFonts w:hint="eastAsia" w:cs="Times New Roman"/>
                <w:sz w:val="18"/>
                <w:szCs w:val="18"/>
                <w:u w:val="single"/>
              </w:rPr>
              <w:t>(</w:t>
            </w:r>
            <w:r>
              <w:rPr>
                <w:rFonts w:cs="Times New Roman"/>
                <w:sz w:val="18"/>
                <w:szCs w:val="18"/>
                <w:u w:val="single"/>
              </w:rPr>
              <w:t>0.0</w:t>
            </w:r>
            <w:r>
              <w:rPr>
                <w:rFonts w:hint="eastAsia" w:cs="Times New Roman"/>
                <w:sz w:val="18"/>
                <w:szCs w:val="18"/>
                <w:u w:val="single"/>
              </w:rPr>
              <w:t>1</w:t>
            </w:r>
            <w:r>
              <w:rPr>
                <w:rFonts w:cs="Times New Roman"/>
                <w:sz w:val="18"/>
                <w:szCs w:val="18"/>
                <w:u w:val="single"/>
              </w:rPr>
              <w:t>6)</w:t>
            </w:r>
          </w:p>
        </w:tc>
        <w:tc>
          <w:tcPr>
            <w:tcW w:w="1507" w:type="dxa"/>
          </w:tcPr>
          <w:p w14:paraId="6CED8044">
            <w:pPr>
              <w:spacing w:line="400" w:lineRule="atLeast"/>
              <w:ind w:firstLine="361"/>
              <w:rPr>
                <w:rFonts w:cs="Times New Roman"/>
                <w:sz w:val="18"/>
                <w:szCs w:val="18"/>
                <w:u w:val="single"/>
              </w:rPr>
            </w:pPr>
            <w:r>
              <w:rPr>
                <w:rFonts w:cs="Times New Roman"/>
                <w:sz w:val="18"/>
                <w:szCs w:val="18"/>
                <w:u w:val="single"/>
              </w:rPr>
              <w:t>0.665(0.038)</w:t>
            </w:r>
          </w:p>
        </w:tc>
      </w:tr>
      <w:tr w14:paraId="7352816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bottom w:val="single" w:color="auto" w:sz="8" w:space="0"/>
            </w:tcBorders>
          </w:tcPr>
          <w:p w14:paraId="3D96956B">
            <w:pPr>
              <w:ind w:firstLine="360"/>
              <w:rPr>
                <w:rFonts w:cs="Times New Roman"/>
                <w:sz w:val="18"/>
                <w:szCs w:val="18"/>
              </w:rPr>
            </w:pPr>
          </w:p>
        </w:tc>
        <w:tc>
          <w:tcPr>
            <w:tcW w:w="1935" w:type="dxa"/>
            <w:tcBorders>
              <w:bottom w:val="single" w:color="auto" w:sz="8" w:space="0"/>
            </w:tcBorders>
          </w:tcPr>
          <w:p w14:paraId="54EEED3B">
            <w:pPr>
              <w:spacing w:line="400" w:lineRule="atLeast"/>
              <w:ind w:firstLine="361"/>
              <w:rPr>
                <w:rFonts w:hint="eastAsia" w:eastAsia="宋体" w:cs="Times New Roman"/>
                <w:b/>
                <w:bCs/>
                <w:sz w:val="18"/>
                <w:szCs w:val="18"/>
                <w:lang w:eastAsia="zh-CN"/>
              </w:rPr>
            </w:pPr>
            <w:r>
              <w:rPr>
                <w:rFonts w:hint="eastAsia" w:cs="Times New Roman"/>
                <w:b/>
                <w:bCs/>
                <w:sz w:val="18"/>
                <w:szCs w:val="18"/>
                <w:lang w:eastAsia="zh-CN"/>
              </w:rPr>
              <w:t>SAB</w:t>
            </w:r>
          </w:p>
        </w:tc>
        <w:tc>
          <w:tcPr>
            <w:tcW w:w="1676" w:type="dxa"/>
            <w:tcBorders>
              <w:bottom w:val="single" w:color="auto" w:sz="8" w:space="0"/>
            </w:tcBorders>
          </w:tcPr>
          <w:p w14:paraId="6D0FD596">
            <w:pPr>
              <w:spacing w:line="400" w:lineRule="atLeast"/>
              <w:ind w:firstLine="361"/>
              <w:rPr>
                <w:rFonts w:cs="Times New Roman"/>
                <w:b/>
                <w:bCs/>
                <w:sz w:val="18"/>
                <w:szCs w:val="18"/>
              </w:rPr>
            </w:pPr>
            <w:r>
              <w:rPr>
                <w:rFonts w:hint="eastAsia" w:cs="Times New Roman"/>
                <w:b/>
                <w:bCs/>
                <w:sz w:val="18"/>
                <w:szCs w:val="18"/>
              </w:rPr>
              <w:t>0.883(0.012)</w:t>
            </w:r>
          </w:p>
        </w:tc>
        <w:tc>
          <w:tcPr>
            <w:tcW w:w="1507" w:type="dxa"/>
            <w:tcBorders>
              <w:bottom w:val="single" w:color="auto" w:sz="8" w:space="0"/>
            </w:tcBorders>
          </w:tcPr>
          <w:p w14:paraId="1381BD94">
            <w:pPr>
              <w:spacing w:line="400" w:lineRule="atLeast"/>
              <w:ind w:firstLine="361"/>
              <w:rPr>
                <w:rFonts w:cs="Times New Roman"/>
                <w:b/>
                <w:bCs/>
                <w:sz w:val="18"/>
                <w:szCs w:val="18"/>
              </w:rPr>
            </w:pPr>
            <w:r>
              <w:rPr>
                <w:rFonts w:hint="eastAsia" w:cs="Times New Roman"/>
                <w:b/>
                <w:bCs/>
                <w:sz w:val="18"/>
                <w:szCs w:val="18"/>
              </w:rPr>
              <w:t>0.632(0.004)</w:t>
            </w:r>
          </w:p>
        </w:tc>
      </w:tr>
    </w:tbl>
    <w:p w14:paraId="3F3B0D75">
      <w:pPr>
        <w:spacing w:line="360" w:lineRule="auto"/>
        <w:jc w:val="left"/>
      </w:pPr>
      <w:r>
        <w:rPr>
          <w:rFonts w:hint="eastAsia"/>
        </w:rPr>
        <w:t xml:space="preserve">The research was conducted on the BindingDB dataset for drug cold start and target cold start tasks, as shown in Table </w:t>
      </w:r>
      <w:r>
        <w:rPr>
          <w:rFonts w:hint="eastAsia"/>
          <w:lang w:val="en-US" w:eastAsia="zh-CN"/>
        </w:rPr>
        <w:t>9</w:t>
      </w:r>
      <w:r>
        <w:rPr>
          <w:rFonts w:hint="eastAsia"/>
        </w:rPr>
        <w:t xml:space="preserve">. In drug cold start task, the result of </w:t>
      </w:r>
      <w:r>
        <w:rPr>
          <w:rFonts w:hint="eastAsia"/>
          <w:lang w:eastAsia="zh-CN"/>
        </w:rPr>
        <w:t>SAB</w:t>
      </w:r>
      <w:r>
        <w:rPr>
          <w:rFonts w:hint="eastAsia"/>
        </w:rPr>
        <w:t xml:space="preserve"> was AUROC=0.877, and in the target cold start task, the result of</w:t>
      </w:r>
      <w:r>
        <w:rPr>
          <w:rFonts w:hint="eastAsia"/>
          <w:lang w:val="en-US" w:eastAsia="zh-CN"/>
        </w:rPr>
        <w:t xml:space="preserve"> SAB</w:t>
      </w:r>
      <w:r>
        <w:rPr>
          <w:rFonts w:hint="eastAsia"/>
        </w:rPr>
        <w:t xml:space="preserve"> was AUROC=0.569, which did not exceed the SOTA model DrugBAN and was </w:t>
      </w:r>
      <w:r>
        <w:rPr>
          <w:rFonts w:hint="eastAsia"/>
          <w:lang w:val="en-US" w:eastAsia="zh-CN"/>
        </w:rPr>
        <w:t xml:space="preserve">even </w:t>
      </w:r>
      <w:r>
        <w:rPr>
          <w:rFonts w:hint="eastAsia"/>
        </w:rPr>
        <w:t>worse than all baseline models. Therefore,</w:t>
      </w:r>
      <w:r>
        <w:rPr>
          <w:rFonts w:hint="eastAsia"/>
          <w:lang w:val="en-US" w:eastAsia="zh-CN"/>
        </w:rPr>
        <w:t xml:space="preserve"> SAB</w:t>
      </w:r>
      <w:r>
        <w:rPr>
          <w:rFonts w:hint="eastAsia"/>
        </w:rPr>
        <w:t>'s overall performance on the Davis dataset and the BindingDB dataset was poor, and the model still has a lot of room for improvement.</w:t>
      </w:r>
    </w:p>
    <w:p w14:paraId="57800E74">
      <w:pPr>
        <w:spacing w:line="360" w:lineRule="auto"/>
        <w:jc w:val="left"/>
        <w:rPr>
          <w:rFonts w:eastAsia="黑体" w:cs="Times New Roman"/>
          <w:b/>
          <w:bCs/>
          <w:sz w:val="21"/>
        </w:rPr>
      </w:pPr>
      <w:r>
        <w:rPr>
          <w:rFonts w:hint="eastAsia" w:eastAsia="黑体" w:cs="Times New Roman"/>
          <w:b/>
          <w:bCs/>
          <w:sz w:val="21"/>
        </w:rPr>
        <w:t xml:space="preserve">Table </w:t>
      </w:r>
      <w:r>
        <w:rPr>
          <w:rFonts w:hint="eastAsia" w:eastAsia="黑体" w:cs="Times New Roman"/>
          <w:b/>
          <w:bCs/>
          <w:sz w:val="21"/>
          <w:lang w:val="en-US" w:eastAsia="zh-CN"/>
        </w:rPr>
        <w:t>9.</w:t>
      </w:r>
      <w:r>
        <w:rPr>
          <w:rFonts w:hint="eastAsia" w:eastAsia="黑体" w:cs="Times New Roman"/>
          <w:b/>
          <w:bCs/>
          <w:sz w:val="21"/>
        </w:rPr>
        <w:t xml:space="preserve"> Performance evaluation results of </w:t>
      </w:r>
      <w:r>
        <w:rPr>
          <w:rFonts w:hint="eastAsia" w:eastAsia="黑体" w:cs="Times New Roman"/>
          <w:b/>
          <w:bCs/>
          <w:sz w:val="21"/>
          <w:lang w:eastAsia="zh-CN"/>
        </w:rPr>
        <w:t>SAB</w:t>
      </w:r>
      <w:r>
        <w:rPr>
          <w:rFonts w:hint="eastAsia" w:eastAsia="黑体" w:cs="Times New Roman"/>
          <w:b/>
          <w:bCs/>
          <w:sz w:val="21"/>
        </w:rPr>
        <w:t xml:space="preserve"> cold start scenario (BindingDB dataset)</w:t>
      </w:r>
    </w:p>
    <w:tbl>
      <w:tblPr>
        <w:tblStyle w:val="2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1843"/>
        <w:gridCol w:w="1699"/>
      </w:tblGrid>
      <w:tr w14:paraId="7DDA561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single" w:color="auto" w:sz="8" w:space="0"/>
              <w:left w:val="nil"/>
              <w:bottom w:val="single" w:color="auto" w:sz="6" w:space="0"/>
              <w:right w:val="nil"/>
              <w:insideH w:val="single" w:sz="6" w:space="0"/>
              <w:insideV w:val="nil"/>
              <w:tl2br w:val="nil"/>
              <w:tr2bl w:val="nil"/>
            </w:tcBorders>
          </w:tcPr>
          <w:p w14:paraId="66B766E2">
            <w:pPr>
              <w:spacing w:line="400" w:lineRule="atLeast"/>
              <w:ind w:firstLine="360"/>
              <w:rPr>
                <w:rFonts w:cs="Times New Roman"/>
                <w:sz w:val="18"/>
                <w:szCs w:val="20"/>
              </w:rPr>
            </w:pPr>
            <w:r>
              <w:rPr>
                <w:rFonts w:hint="eastAsia" w:cs="Times New Roman"/>
                <w:sz w:val="18"/>
                <w:szCs w:val="20"/>
              </w:rPr>
              <w:t>scene</w:t>
            </w:r>
          </w:p>
        </w:tc>
        <w:tc>
          <w:tcPr>
            <w:tcW w:w="1843" w:type="dxa"/>
            <w:tcBorders>
              <w:top w:val="single" w:color="auto" w:sz="8" w:space="0"/>
              <w:bottom w:val="single" w:color="auto" w:sz="6" w:space="0"/>
              <w:right w:val="nil"/>
              <w:insideH w:val="single" w:sz="6" w:space="0"/>
              <w:insideV w:val="nil"/>
              <w:tl2br w:val="nil"/>
              <w:tr2bl w:val="nil"/>
            </w:tcBorders>
          </w:tcPr>
          <w:p w14:paraId="24F2D7C7">
            <w:pPr>
              <w:spacing w:line="400" w:lineRule="atLeast"/>
              <w:ind w:firstLine="360"/>
              <w:rPr>
                <w:rFonts w:cs="Times New Roman"/>
                <w:sz w:val="18"/>
                <w:szCs w:val="20"/>
              </w:rPr>
            </w:pPr>
            <w:r>
              <w:rPr>
                <w:rFonts w:hint="eastAsia" w:cs="Times New Roman"/>
                <w:sz w:val="18"/>
                <w:szCs w:val="20"/>
              </w:rPr>
              <w:t>model</w:t>
            </w:r>
          </w:p>
        </w:tc>
        <w:tc>
          <w:tcPr>
            <w:tcW w:w="1699" w:type="dxa"/>
            <w:tcBorders>
              <w:top w:val="single" w:color="auto" w:sz="8" w:space="0"/>
              <w:bottom w:val="single" w:color="auto" w:sz="6" w:space="0"/>
              <w:right w:val="nil"/>
              <w:insideH w:val="single" w:sz="6" w:space="0"/>
              <w:insideV w:val="nil"/>
              <w:tl2br w:val="nil"/>
              <w:tr2bl w:val="nil"/>
            </w:tcBorders>
          </w:tcPr>
          <w:p w14:paraId="134CA172">
            <w:pPr>
              <w:spacing w:line="400" w:lineRule="atLeast"/>
              <w:ind w:firstLine="360"/>
              <w:rPr>
                <w:rFonts w:cs="Times New Roman"/>
                <w:sz w:val="18"/>
                <w:szCs w:val="20"/>
              </w:rPr>
            </w:pPr>
            <w:r>
              <w:rPr>
                <w:rFonts w:cs="Times New Roman"/>
                <w:sz w:val="18"/>
                <w:szCs w:val="20"/>
              </w:rPr>
              <w:t>AUROC</w:t>
            </w:r>
            <w:r>
              <w:rPr>
                <w:rFonts w:hint="eastAsia" w:cs="Times New Roman"/>
                <w:sz w:val="18"/>
                <w:szCs w:val="20"/>
              </w:rPr>
              <w:t>↑</w:t>
            </w:r>
          </w:p>
        </w:tc>
      </w:tr>
      <w:tr w14:paraId="3468A57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right w:val="nil"/>
            </w:tcBorders>
          </w:tcPr>
          <w:p w14:paraId="3C24F191">
            <w:pPr>
              <w:spacing w:line="400" w:lineRule="atLeast"/>
              <w:rPr>
                <w:rFonts w:cs="Times New Roman"/>
                <w:sz w:val="18"/>
                <w:szCs w:val="20"/>
              </w:rPr>
            </w:pPr>
            <w:r>
              <w:rPr>
                <w:rFonts w:hint="eastAsia" w:cs="Times New Roman"/>
                <w:sz w:val="18"/>
                <w:szCs w:val="20"/>
              </w:rPr>
              <w:t>Cold</w:t>
            </w:r>
            <w:r>
              <w:rPr>
                <w:rFonts w:cs="Times New Roman"/>
                <w:sz w:val="18"/>
                <w:szCs w:val="20"/>
              </w:rPr>
              <w:t xml:space="preserve"> </w:t>
            </w:r>
            <w:r>
              <w:rPr>
                <w:rFonts w:hint="eastAsia" w:cs="Times New Roman"/>
                <w:sz w:val="18"/>
                <w:szCs w:val="20"/>
              </w:rPr>
              <w:t>drug</w:t>
            </w:r>
          </w:p>
        </w:tc>
        <w:tc>
          <w:tcPr>
            <w:tcW w:w="1843" w:type="dxa"/>
            <w:tcBorders>
              <w:top w:val="nil"/>
              <w:left w:val="nil"/>
              <w:bottom w:val="nil"/>
              <w:right w:val="nil"/>
            </w:tcBorders>
          </w:tcPr>
          <w:p w14:paraId="7054196C">
            <w:pPr>
              <w:spacing w:line="400" w:lineRule="atLeast"/>
              <w:ind w:firstLine="360"/>
              <w:rPr>
                <w:rFonts w:cs="Times New Roman"/>
                <w:sz w:val="18"/>
                <w:szCs w:val="20"/>
              </w:rPr>
            </w:pPr>
            <w:r>
              <w:rPr>
                <w:rFonts w:cs="Times New Roman"/>
                <w:sz w:val="18"/>
                <w:szCs w:val="20"/>
              </w:rPr>
              <w:t>DeepC</w:t>
            </w:r>
            <w:r>
              <w:rPr>
                <w:rFonts w:hint="eastAsia" w:cs="Times New Roman"/>
                <w:sz w:val="18"/>
                <w:szCs w:val="20"/>
              </w:rPr>
              <w:t>onv</w:t>
            </w:r>
            <w:r>
              <w:rPr>
                <w:rFonts w:cs="Times New Roman"/>
                <w:sz w:val="18"/>
                <w:szCs w:val="20"/>
              </w:rPr>
              <w:t>-DTI</w:t>
            </w:r>
          </w:p>
        </w:tc>
        <w:tc>
          <w:tcPr>
            <w:tcW w:w="1699" w:type="dxa"/>
            <w:tcBorders>
              <w:top w:val="nil"/>
              <w:left w:val="nil"/>
              <w:bottom w:val="nil"/>
            </w:tcBorders>
          </w:tcPr>
          <w:p w14:paraId="65602497">
            <w:pPr>
              <w:spacing w:line="400" w:lineRule="atLeast"/>
              <w:ind w:firstLine="360"/>
              <w:rPr>
                <w:rFonts w:cs="Times New Roman"/>
                <w:sz w:val="18"/>
                <w:szCs w:val="20"/>
              </w:rPr>
            </w:pPr>
            <w:r>
              <w:rPr>
                <w:rFonts w:hint="eastAsia" w:cs="Times New Roman"/>
                <w:sz w:val="18"/>
                <w:szCs w:val="20"/>
              </w:rPr>
              <w:t>0</w:t>
            </w:r>
            <w:r>
              <w:rPr>
                <w:rFonts w:cs="Times New Roman"/>
                <w:sz w:val="18"/>
                <w:szCs w:val="20"/>
              </w:rPr>
              <w:t>.943 (0.004)</w:t>
            </w:r>
          </w:p>
        </w:tc>
      </w:tr>
      <w:tr w14:paraId="395A2C3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14:paraId="2DA0ED06">
            <w:pPr>
              <w:ind w:firstLine="360"/>
              <w:rPr>
                <w:rFonts w:cs="Times New Roman"/>
                <w:sz w:val="18"/>
                <w:szCs w:val="20"/>
              </w:rPr>
            </w:pPr>
          </w:p>
        </w:tc>
        <w:tc>
          <w:tcPr>
            <w:tcW w:w="1843" w:type="dxa"/>
            <w:tcBorders>
              <w:top w:val="nil"/>
              <w:bottom w:val="nil"/>
            </w:tcBorders>
          </w:tcPr>
          <w:p w14:paraId="11B1BF65">
            <w:pPr>
              <w:spacing w:line="400" w:lineRule="atLeast"/>
              <w:ind w:firstLine="360"/>
              <w:rPr>
                <w:rFonts w:cs="Times New Roman"/>
                <w:sz w:val="18"/>
                <w:szCs w:val="20"/>
              </w:rPr>
            </w:pPr>
            <w:r>
              <w:rPr>
                <w:rFonts w:cs="Times New Roman"/>
                <w:sz w:val="18"/>
                <w:szCs w:val="20"/>
              </w:rPr>
              <w:t>G</w:t>
            </w:r>
            <w:r>
              <w:rPr>
                <w:rFonts w:hint="eastAsia" w:cs="Times New Roman"/>
                <w:sz w:val="18"/>
                <w:szCs w:val="20"/>
              </w:rPr>
              <w:t>raph</w:t>
            </w:r>
            <w:r>
              <w:rPr>
                <w:rFonts w:cs="Times New Roman"/>
                <w:sz w:val="18"/>
                <w:szCs w:val="20"/>
              </w:rPr>
              <w:t>DTA</w:t>
            </w:r>
          </w:p>
        </w:tc>
        <w:tc>
          <w:tcPr>
            <w:tcW w:w="1699" w:type="dxa"/>
            <w:tcBorders>
              <w:top w:val="nil"/>
              <w:bottom w:val="nil"/>
            </w:tcBorders>
          </w:tcPr>
          <w:p w14:paraId="6B0852B7">
            <w:pPr>
              <w:spacing w:line="400" w:lineRule="atLeast"/>
              <w:ind w:firstLine="360"/>
              <w:rPr>
                <w:rFonts w:cs="Times New Roman"/>
                <w:sz w:val="18"/>
                <w:szCs w:val="20"/>
              </w:rPr>
            </w:pPr>
            <w:r>
              <w:rPr>
                <w:rFonts w:hint="eastAsia" w:cs="Times New Roman"/>
                <w:sz w:val="18"/>
                <w:szCs w:val="20"/>
              </w:rPr>
              <w:t>0</w:t>
            </w:r>
            <w:r>
              <w:rPr>
                <w:rFonts w:cs="Times New Roman"/>
                <w:sz w:val="18"/>
                <w:szCs w:val="20"/>
              </w:rPr>
              <w:t>.950 (0.004)</w:t>
            </w:r>
          </w:p>
        </w:tc>
      </w:tr>
      <w:tr w14:paraId="37B1E51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14:paraId="535E3B6D">
            <w:pPr>
              <w:ind w:firstLine="360"/>
              <w:rPr>
                <w:rFonts w:cs="Times New Roman"/>
                <w:sz w:val="18"/>
                <w:szCs w:val="20"/>
              </w:rPr>
            </w:pPr>
          </w:p>
        </w:tc>
        <w:tc>
          <w:tcPr>
            <w:tcW w:w="1843" w:type="dxa"/>
            <w:tcBorders>
              <w:top w:val="nil"/>
              <w:bottom w:val="nil"/>
            </w:tcBorders>
          </w:tcPr>
          <w:p w14:paraId="611AA674">
            <w:pPr>
              <w:spacing w:line="400" w:lineRule="atLeast"/>
              <w:ind w:firstLine="360"/>
              <w:rPr>
                <w:rFonts w:cs="Times New Roman"/>
                <w:sz w:val="18"/>
                <w:szCs w:val="20"/>
              </w:rPr>
            </w:pPr>
            <w:r>
              <w:rPr>
                <w:rFonts w:hint="eastAsia" w:cs="Times New Roman"/>
                <w:sz w:val="18"/>
                <w:szCs w:val="20"/>
              </w:rPr>
              <w:t>Mol</w:t>
            </w:r>
            <w:r>
              <w:rPr>
                <w:rFonts w:cs="Times New Roman"/>
                <w:sz w:val="18"/>
                <w:szCs w:val="20"/>
              </w:rPr>
              <w:t>T</w:t>
            </w:r>
            <w:r>
              <w:rPr>
                <w:rFonts w:hint="eastAsia" w:cs="Times New Roman"/>
                <w:sz w:val="18"/>
                <w:szCs w:val="20"/>
              </w:rPr>
              <w:t>rans</w:t>
            </w:r>
          </w:p>
        </w:tc>
        <w:tc>
          <w:tcPr>
            <w:tcW w:w="1699" w:type="dxa"/>
            <w:tcBorders>
              <w:top w:val="nil"/>
              <w:bottom w:val="nil"/>
            </w:tcBorders>
          </w:tcPr>
          <w:p w14:paraId="56709285">
            <w:pPr>
              <w:spacing w:line="400" w:lineRule="atLeast"/>
              <w:ind w:firstLine="360"/>
              <w:rPr>
                <w:rFonts w:cs="Times New Roman"/>
                <w:sz w:val="18"/>
                <w:szCs w:val="20"/>
              </w:rPr>
            </w:pPr>
            <w:r>
              <w:rPr>
                <w:rFonts w:cs="Times New Roman"/>
                <w:sz w:val="18"/>
                <w:szCs w:val="20"/>
              </w:rPr>
              <w:t xml:space="preserve">0.945 </w:t>
            </w:r>
            <w:r>
              <w:rPr>
                <w:rFonts w:hint="eastAsia" w:cs="Times New Roman"/>
                <w:sz w:val="18"/>
                <w:szCs w:val="20"/>
              </w:rPr>
              <w:t>(</w:t>
            </w:r>
            <w:r>
              <w:rPr>
                <w:rFonts w:cs="Times New Roman"/>
                <w:sz w:val="18"/>
                <w:szCs w:val="20"/>
              </w:rPr>
              <w:t>0.004)</w:t>
            </w:r>
          </w:p>
        </w:tc>
      </w:tr>
      <w:tr w14:paraId="4A03D1B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14:paraId="3EAF597C">
            <w:pPr>
              <w:ind w:firstLine="360"/>
              <w:rPr>
                <w:rFonts w:cs="Times New Roman"/>
                <w:sz w:val="18"/>
                <w:szCs w:val="20"/>
              </w:rPr>
            </w:pPr>
          </w:p>
        </w:tc>
        <w:tc>
          <w:tcPr>
            <w:tcW w:w="1843" w:type="dxa"/>
            <w:tcBorders>
              <w:top w:val="nil"/>
              <w:bottom w:val="nil"/>
            </w:tcBorders>
          </w:tcPr>
          <w:p w14:paraId="6808BC9E">
            <w:pPr>
              <w:spacing w:line="400" w:lineRule="atLeast"/>
              <w:ind w:firstLine="360"/>
              <w:rPr>
                <w:rFonts w:cs="Times New Roman"/>
                <w:sz w:val="18"/>
                <w:szCs w:val="20"/>
              </w:rPr>
            </w:pPr>
            <w:r>
              <w:rPr>
                <w:rFonts w:hint="eastAsia" w:cs="Times New Roman"/>
                <w:sz w:val="18"/>
                <w:szCs w:val="20"/>
              </w:rPr>
              <w:t>Drug</w:t>
            </w:r>
            <w:r>
              <w:rPr>
                <w:rFonts w:cs="Times New Roman"/>
                <w:sz w:val="18"/>
                <w:szCs w:val="20"/>
              </w:rPr>
              <w:t>BAN</w:t>
            </w:r>
          </w:p>
        </w:tc>
        <w:tc>
          <w:tcPr>
            <w:tcW w:w="1699" w:type="dxa"/>
            <w:tcBorders>
              <w:top w:val="nil"/>
              <w:bottom w:val="nil"/>
            </w:tcBorders>
          </w:tcPr>
          <w:p w14:paraId="3238D9AF">
            <w:pPr>
              <w:spacing w:line="400" w:lineRule="atLeast"/>
              <w:ind w:firstLine="360"/>
              <w:rPr>
                <w:rFonts w:cs="Times New Roman"/>
                <w:sz w:val="18"/>
                <w:szCs w:val="20"/>
                <w:u w:val="single"/>
              </w:rPr>
            </w:pPr>
            <w:r>
              <w:rPr>
                <w:rFonts w:hint="eastAsia" w:cs="Times New Roman"/>
                <w:sz w:val="18"/>
                <w:szCs w:val="20"/>
                <w:u w:val="single"/>
              </w:rPr>
              <w:t>0</w:t>
            </w:r>
            <w:r>
              <w:rPr>
                <w:rFonts w:cs="Times New Roman"/>
                <w:sz w:val="18"/>
                <w:szCs w:val="20"/>
                <w:u w:val="single"/>
              </w:rPr>
              <w:t>.959 (0.002)</w:t>
            </w:r>
          </w:p>
        </w:tc>
      </w:tr>
      <w:tr w14:paraId="79E8CA6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14:paraId="0F91035E">
            <w:pPr>
              <w:ind w:firstLine="360"/>
              <w:rPr>
                <w:rFonts w:cs="Times New Roman"/>
                <w:sz w:val="18"/>
                <w:szCs w:val="20"/>
              </w:rPr>
            </w:pPr>
          </w:p>
        </w:tc>
        <w:tc>
          <w:tcPr>
            <w:tcW w:w="1843" w:type="dxa"/>
            <w:tcBorders>
              <w:top w:val="nil"/>
              <w:bottom w:val="nil"/>
            </w:tcBorders>
          </w:tcPr>
          <w:p w14:paraId="493AF53B">
            <w:pPr>
              <w:spacing w:line="400" w:lineRule="atLeast"/>
              <w:ind w:firstLine="361"/>
              <w:rPr>
                <w:rFonts w:hint="eastAsia" w:eastAsia="宋体" w:cs="Times New Roman"/>
                <w:sz w:val="18"/>
                <w:szCs w:val="20"/>
                <w:lang w:eastAsia="zh-CN"/>
              </w:rPr>
            </w:pPr>
            <w:r>
              <w:rPr>
                <w:rFonts w:hint="eastAsia" w:cs="Times New Roman"/>
                <w:b/>
                <w:bCs/>
                <w:sz w:val="18"/>
                <w:szCs w:val="20"/>
                <w:lang w:eastAsia="zh-CN"/>
              </w:rPr>
              <w:t>SAB</w:t>
            </w:r>
          </w:p>
        </w:tc>
        <w:tc>
          <w:tcPr>
            <w:tcW w:w="1699" w:type="dxa"/>
            <w:tcBorders>
              <w:top w:val="nil"/>
              <w:bottom w:val="nil"/>
            </w:tcBorders>
          </w:tcPr>
          <w:p w14:paraId="75DEA83B">
            <w:pPr>
              <w:spacing w:line="400" w:lineRule="atLeast"/>
              <w:ind w:firstLine="361"/>
              <w:rPr>
                <w:rFonts w:cs="Times New Roman"/>
                <w:b/>
                <w:bCs/>
                <w:sz w:val="18"/>
                <w:szCs w:val="20"/>
              </w:rPr>
            </w:pPr>
            <w:r>
              <w:rPr>
                <w:rFonts w:hint="eastAsia" w:cs="Times New Roman"/>
                <w:b/>
                <w:bCs/>
                <w:sz w:val="18"/>
                <w:szCs w:val="20"/>
              </w:rPr>
              <w:t>0.877 (0.003)</w:t>
            </w:r>
          </w:p>
        </w:tc>
      </w:tr>
      <w:tr w14:paraId="01C8AC1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14:paraId="72AAC67C">
            <w:pPr>
              <w:spacing w:line="400" w:lineRule="atLeast"/>
              <w:rPr>
                <w:rFonts w:cs="Times New Roman"/>
                <w:sz w:val="18"/>
                <w:szCs w:val="20"/>
              </w:rPr>
            </w:pPr>
            <w:r>
              <w:rPr>
                <w:rFonts w:hint="eastAsia" w:cs="Times New Roman"/>
                <w:sz w:val="18"/>
                <w:szCs w:val="20"/>
              </w:rPr>
              <w:t>Cold</w:t>
            </w:r>
            <w:r>
              <w:rPr>
                <w:rFonts w:cs="Times New Roman"/>
                <w:sz w:val="18"/>
                <w:szCs w:val="20"/>
              </w:rPr>
              <w:t xml:space="preserve"> T</w:t>
            </w:r>
            <w:r>
              <w:rPr>
                <w:rFonts w:hint="eastAsia" w:cs="Times New Roman"/>
                <w:sz w:val="18"/>
                <w:szCs w:val="20"/>
              </w:rPr>
              <w:t>arget</w:t>
            </w:r>
          </w:p>
        </w:tc>
        <w:tc>
          <w:tcPr>
            <w:tcW w:w="1843" w:type="dxa"/>
            <w:tcBorders>
              <w:top w:val="nil"/>
              <w:bottom w:val="nil"/>
            </w:tcBorders>
          </w:tcPr>
          <w:p w14:paraId="1C8D6BE0">
            <w:pPr>
              <w:spacing w:line="400" w:lineRule="atLeast"/>
              <w:ind w:firstLine="360"/>
              <w:rPr>
                <w:rFonts w:cs="Times New Roman"/>
                <w:sz w:val="18"/>
                <w:szCs w:val="20"/>
              </w:rPr>
            </w:pPr>
            <w:r>
              <w:rPr>
                <w:rFonts w:cs="Times New Roman"/>
                <w:sz w:val="18"/>
                <w:szCs w:val="20"/>
              </w:rPr>
              <w:t>DeepC</w:t>
            </w:r>
            <w:r>
              <w:rPr>
                <w:rFonts w:hint="eastAsia" w:cs="Times New Roman"/>
                <w:sz w:val="18"/>
                <w:szCs w:val="20"/>
              </w:rPr>
              <w:t>onv</w:t>
            </w:r>
            <w:r>
              <w:rPr>
                <w:rFonts w:cs="Times New Roman"/>
                <w:sz w:val="18"/>
                <w:szCs w:val="20"/>
              </w:rPr>
              <w:t>-DTI</w:t>
            </w:r>
          </w:p>
        </w:tc>
        <w:tc>
          <w:tcPr>
            <w:tcW w:w="1699" w:type="dxa"/>
            <w:tcBorders>
              <w:top w:val="nil"/>
              <w:bottom w:val="nil"/>
            </w:tcBorders>
          </w:tcPr>
          <w:p w14:paraId="78702858">
            <w:pPr>
              <w:spacing w:line="400" w:lineRule="atLeast"/>
              <w:ind w:firstLine="360"/>
              <w:rPr>
                <w:rFonts w:cs="Times New Roman"/>
                <w:sz w:val="18"/>
                <w:szCs w:val="20"/>
              </w:rPr>
            </w:pPr>
            <w:r>
              <w:rPr>
                <w:rFonts w:hint="eastAsia" w:cs="Times New Roman"/>
                <w:sz w:val="18"/>
                <w:szCs w:val="20"/>
              </w:rPr>
              <w:t>0</w:t>
            </w:r>
            <w:r>
              <w:rPr>
                <w:rFonts w:cs="Times New Roman"/>
                <w:sz w:val="18"/>
                <w:szCs w:val="20"/>
              </w:rPr>
              <w:t>.627 (0.070)</w:t>
            </w:r>
          </w:p>
        </w:tc>
      </w:tr>
      <w:tr w14:paraId="71AFA8E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14:paraId="0A7F76A2">
            <w:pPr>
              <w:ind w:firstLine="360"/>
              <w:rPr>
                <w:rFonts w:cs="Times New Roman"/>
                <w:sz w:val="18"/>
                <w:szCs w:val="20"/>
              </w:rPr>
            </w:pPr>
          </w:p>
        </w:tc>
        <w:tc>
          <w:tcPr>
            <w:tcW w:w="1843" w:type="dxa"/>
            <w:tcBorders>
              <w:top w:val="nil"/>
              <w:bottom w:val="nil"/>
            </w:tcBorders>
          </w:tcPr>
          <w:p w14:paraId="56F6CAC4">
            <w:pPr>
              <w:spacing w:line="400" w:lineRule="atLeast"/>
              <w:ind w:firstLine="360"/>
              <w:rPr>
                <w:rFonts w:cs="Times New Roman"/>
                <w:sz w:val="18"/>
                <w:szCs w:val="20"/>
              </w:rPr>
            </w:pPr>
            <w:r>
              <w:rPr>
                <w:rFonts w:cs="Times New Roman"/>
                <w:sz w:val="18"/>
                <w:szCs w:val="20"/>
              </w:rPr>
              <w:t>G</w:t>
            </w:r>
            <w:r>
              <w:rPr>
                <w:rFonts w:hint="eastAsia" w:cs="Times New Roman"/>
                <w:sz w:val="18"/>
                <w:szCs w:val="20"/>
              </w:rPr>
              <w:t>raph</w:t>
            </w:r>
            <w:r>
              <w:rPr>
                <w:rFonts w:cs="Times New Roman"/>
                <w:sz w:val="18"/>
                <w:szCs w:val="20"/>
              </w:rPr>
              <w:t>DTA</w:t>
            </w:r>
          </w:p>
        </w:tc>
        <w:tc>
          <w:tcPr>
            <w:tcW w:w="1699" w:type="dxa"/>
            <w:tcBorders>
              <w:top w:val="nil"/>
              <w:bottom w:val="nil"/>
            </w:tcBorders>
          </w:tcPr>
          <w:p w14:paraId="54CDAE97">
            <w:pPr>
              <w:spacing w:line="400" w:lineRule="atLeast"/>
              <w:ind w:firstLine="360"/>
              <w:rPr>
                <w:rFonts w:cs="Times New Roman"/>
                <w:sz w:val="18"/>
                <w:szCs w:val="20"/>
              </w:rPr>
            </w:pPr>
            <w:r>
              <w:rPr>
                <w:rFonts w:hint="eastAsia" w:cs="Times New Roman"/>
                <w:sz w:val="18"/>
                <w:szCs w:val="20"/>
              </w:rPr>
              <w:t>0</w:t>
            </w:r>
            <w:r>
              <w:rPr>
                <w:rFonts w:cs="Times New Roman"/>
                <w:sz w:val="18"/>
                <w:szCs w:val="20"/>
              </w:rPr>
              <w:t>.670 (0.023)</w:t>
            </w:r>
          </w:p>
        </w:tc>
      </w:tr>
      <w:tr w14:paraId="6B53634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14:paraId="7AEF7BC8">
            <w:pPr>
              <w:ind w:firstLine="360"/>
              <w:rPr>
                <w:rFonts w:cs="Times New Roman"/>
                <w:sz w:val="18"/>
                <w:szCs w:val="20"/>
              </w:rPr>
            </w:pPr>
          </w:p>
        </w:tc>
        <w:tc>
          <w:tcPr>
            <w:tcW w:w="1843" w:type="dxa"/>
            <w:tcBorders>
              <w:top w:val="nil"/>
              <w:bottom w:val="nil"/>
            </w:tcBorders>
          </w:tcPr>
          <w:p w14:paraId="506CAE27">
            <w:pPr>
              <w:spacing w:line="400" w:lineRule="atLeast"/>
              <w:ind w:firstLine="360"/>
              <w:rPr>
                <w:rFonts w:cs="Times New Roman"/>
                <w:sz w:val="18"/>
                <w:szCs w:val="20"/>
              </w:rPr>
            </w:pPr>
            <w:r>
              <w:rPr>
                <w:rFonts w:hint="eastAsia" w:cs="Times New Roman"/>
                <w:sz w:val="18"/>
                <w:szCs w:val="20"/>
              </w:rPr>
              <w:t>Mol</w:t>
            </w:r>
            <w:r>
              <w:rPr>
                <w:rFonts w:cs="Times New Roman"/>
                <w:sz w:val="18"/>
                <w:szCs w:val="20"/>
              </w:rPr>
              <w:t>T</w:t>
            </w:r>
            <w:r>
              <w:rPr>
                <w:rFonts w:hint="eastAsia" w:cs="Times New Roman"/>
                <w:sz w:val="18"/>
                <w:szCs w:val="20"/>
              </w:rPr>
              <w:t>rans</w:t>
            </w:r>
          </w:p>
        </w:tc>
        <w:tc>
          <w:tcPr>
            <w:tcW w:w="1699" w:type="dxa"/>
            <w:tcBorders>
              <w:top w:val="nil"/>
              <w:bottom w:val="nil"/>
            </w:tcBorders>
          </w:tcPr>
          <w:p w14:paraId="7461E9CD">
            <w:pPr>
              <w:spacing w:line="400" w:lineRule="atLeast"/>
              <w:ind w:firstLine="360"/>
              <w:rPr>
                <w:rFonts w:cs="Times New Roman"/>
                <w:sz w:val="18"/>
                <w:szCs w:val="20"/>
              </w:rPr>
            </w:pPr>
            <w:r>
              <w:rPr>
                <w:rFonts w:hint="eastAsia" w:cs="Times New Roman"/>
                <w:sz w:val="18"/>
                <w:szCs w:val="20"/>
              </w:rPr>
              <w:t>0</w:t>
            </w:r>
            <w:r>
              <w:rPr>
                <w:rFonts w:cs="Times New Roman"/>
                <w:sz w:val="18"/>
                <w:szCs w:val="20"/>
              </w:rPr>
              <w:t>.661 (0.037)</w:t>
            </w:r>
          </w:p>
        </w:tc>
      </w:tr>
      <w:tr w14:paraId="743566C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14:paraId="79151DF7">
            <w:pPr>
              <w:ind w:firstLine="360"/>
              <w:rPr>
                <w:rFonts w:cs="Times New Roman"/>
                <w:sz w:val="18"/>
                <w:szCs w:val="20"/>
              </w:rPr>
            </w:pPr>
          </w:p>
        </w:tc>
        <w:tc>
          <w:tcPr>
            <w:tcW w:w="1843" w:type="dxa"/>
            <w:tcBorders>
              <w:top w:val="nil"/>
              <w:bottom w:val="nil"/>
            </w:tcBorders>
          </w:tcPr>
          <w:p w14:paraId="3A2B9853">
            <w:pPr>
              <w:spacing w:line="400" w:lineRule="atLeast"/>
              <w:ind w:firstLine="360"/>
              <w:rPr>
                <w:rFonts w:cs="Times New Roman"/>
                <w:sz w:val="18"/>
                <w:szCs w:val="20"/>
              </w:rPr>
            </w:pPr>
            <w:r>
              <w:rPr>
                <w:rFonts w:hint="eastAsia" w:cs="Times New Roman"/>
                <w:sz w:val="18"/>
                <w:szCs w:val="20"/>
              </w:rPr>
              <w:t>Drug</w:t>
            </w:r>
            <w:r>
              <w:rPr>
                <w:rFonts w:cs="Times New Roman"/>
                <w:sz w:val="18"/>
                <w:szCs w:val="20"/>
              </w:rPr>
              <w:t>BAN</w:t>
            </w:r>
          </w:p>
        </w:tc>
        <w:tc>
          <w:tcPr>
            <w:tcW w:w="1699" w:type="dxa"/>
            <w:tcBorders>
              <w:top w:val="nil"/>
              <w:bottom w:val="nil"/>
            </w:tcBorders>
          </w:tcPr>
          <w:p w14:paraId="357F6AEA">
            <w:pPr>
              <w:spacing w:line="400" w:lineRule="atLeast"/>
              <w:ind w:firstLine="360"/>
              <w:rPr>
                <w:rFonts w:cs="Times New Roman"/>
                <w:sz w:val="18"/>
                <w:szCs w:val="20"/>
                <w:u w:val="single"/>
              </w:rPr>
            </w:pPr>
            <w:r>
              <w:rPr>
                <w:rFonts w:hint="eastAsia" w:cs="Times New Roman"/>
                <w:sz w:val="18"/>
                <w:szCs w:val="20"/>
                <w:u w:val="single"/>
              </w:rPr>
              <w:t>0</w:t>
            </w:r>
            <w:r>
              <w:rPr>
                <w:rFonts w:cs="Times New Roman"/>
                <w:sz w:val="18"/>
                <w:szCs w:val="20"/>
                <w:u w:val="single"/>
              </w:rPr>
              <w:t>.692 (0.038)</w:t>
            </w:r>
          </w:p>
        </w:tc>
      </w:tr>
      <w:tr w14:paraId="33BFBFD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single" w:color="auto" w:sz="8" w:space="0"/>
            </w:tcBorders>
          </w:tcPr>
          <w:p w14:paraId="3FB4BCFB">
            <w:pPr>
              <w:ind w:firstLine="360"/>
              <w:rPr>
                <w:rFonts w:cs="Times New Roman"/>
                <w:sz w:val="18"/>
                <w:szCs w:val="20"/>
              </w:rPr>
            </w:pPr>
          </w:p>
        </w:tc>
        <w:tc>
          <w:tcPr>
            <w:tcW w:w="1843" w:type="dxa"/>
            <w:tcBorders>
              <w:top w:val="nil"/>
              <w:bottom w:val="single" w:color="auto" w:sz="8" w:space="0"/>
            </w:tcBorders>
          </w:tcPr>
          <w:p w14:paraId="13C2B730">
            <w:pPr>
              <w:spacing w:line="400" w:lineRule="atLeast"/>
              <w:ind w:firstLine="361"/>
              <w:rPr>
                <w:rFonts w:hint="eastAsia" w:eastAsia="宋体" w:cs="Times New Roman"/>
                <w:b/>
                <w:bCs/>
                <w:sz w:val="18"/>
                <w:szCs w:val="20"/>
                <w:lang w:eastAsia="zh-CN"/>
              </w:rPr>
            </w:pPr>
            <w:r>
              <w:rPr>
                <w:rFonts w:hint="eastAsia" w:cs="Times New Roman"/>
                <w:b/>
                <w:bCs/>
                <w:sz w:val="18"/>
                <w:szCs w:val="20"/>
                <w:lang w:eastAsia="zh-CN"/>
              </w:rPr>
              <w:t>SAB</w:t>
            </w:r>
          </w:p>
        </w:tc>
        <w:tc>
          <w:tcPr>
            <w:tcW w:w="1699" w:type="dxa"/>
            <w:tcBorders>
              <w:top w:val="nil"/>
              <w:bottom w:val="single" w:color="auto" w:sz="8" w:space="0"/>
            </w:tcBorders>
          </w:tcPr>
          <w:p w14:paraId="2FFA6349">
            <w:pPr>
              <w:spacing w:line="400" w:lineRule="atLeast"/>
              <w:ind w:firstLine="361"/>
              <w:rPr>
                <w:rFonts w:cs="Times New Roman"/>
                <w:b/>
                <w:bCs/>
                <w:sz w:val="18"/>
                <w:szCs w:val="20"/>
              </w:rPr>
            </w:pPr>
            <w:r>
              <w:rPr>
                <w:rFonts w:hint="eastAsia" w:cs="Times New Roman"/>
                <w:b/>
                <w:bCs/>
                <w:sz w:val="18"/>
                <w:szCs w:val="20"/>
              </w:rPr>
              <w:t>0.569 (0.014)</w:t>
            </w:r>
          </w:p>
        </w:tc>
      </w:tr>
    </w:tbl>
    <w:p w14:paraId="3569931E">
      <w:pPr>
        <w:spacing w:line="400" w:lineRule="atLeast"/>
        <w:ind w:firstLine="420" w:firstLineChars="0"/>
        <w:rPr>
          <w:rFonts w:hint="eastAsia"/>
        </w:rPr>
      </w:pPr>
      <w:r>
        <w:rPr>
          <w:rFonts w:hint="eastAsia"/>
          <w:b/>
          <w:bCs/>
        </w:rPr>
        <w:t>Result visualization</w:t>
      </w:r>
      <w:r>
        <w:rPr>
          <w:rFonts w:hint="eastAsia"/>
          <w:b/>
          <w:bCs/>
          <w:lang w:val="en-US" w:eastAsia="zh-CN"/>
        </w:rPr>
        <w:t>.</w:t>
      </w:r>
      <w:r>
        <w:rPr>
          <w:rFonts w:hint="eastAsia"/>
        </w:rPr>
        <w:t xml:space="preserve"> Meanwhile, we can visualize the results using a dual-attention network architecture. In the dual-attention network, through the attention mechanism the model can assign a weight to each substructure of the drug and target, which reflects the importance of that substructure to the final prediction result. After the training is completed, researchers can analyze these attention weights to determine which substructures of the drugs and targets contribute the most to the affinity prediction, and present these weights </w:t>
      </w:r>
      <w:r>
        <w:rPr>
          <w:rFonts w:hint="eastAsia"/>
          <w:lang w:val="en-US" w:eastAsia="zh-CN"/>
        </w:rPr>
        <w:t xml:space="preserve">in </w:t>
      </w:r>
      <w:r>
        <w:rPr>
          <w:rFonts w:hint="eastAsia"/>
        </w:rPr>
        <w:t>a graphical manner, thus intuitively understanding the basis of the model's predictions. When selecting target proteins and drugs, the following conditions are referred to: (1</w:t>
      </w:r>
      <w:r>
        <w:rPr>
          <w:rFonts w:hint="eastAsia"/>
          <w:lang w:val="en-US" w:eastAsia="zh-CN"/>
        </w:rPr>
        <w:t>)</w:t>
      </w:r>
      <w:r>
        <w:rPr>
          <w:rFonts w:hint="eastAsia"/>
        </w:rPr>
        <w:t xml:space="preserve"> X-ray structure resolution of human target proteins &gt; 2.5 Å; (2) Co-crystallized ligand pIC50 ≤ 10 nM, and the drug does not appear in the training set. In this study, we use the PDB Bind database's Etazolamide in complex with carbonic anhydrase 2 (PDB ID:6QL2) for case analysis,</w:t>
      </w:r>
      <w:r>
        <w:rPr>
          <w:rFonts w:hint="eastAsia"/>
          <w:lang w:val="en-US" w:eastAsia="zh-CN"/>
        </w:rPr>
        <w:t xml:space="preserve"> </w:t>
      </w:r>
      <w:r>
        <w:rPr>
          <w:rFonts w:hint="eastAsia"/>
        </w:rPr>
        <w:t>and the visualization results are shown in Figure6.</w:t>
      </w:r>
    </w:p>
    <w:p w14:paraId="294582F6">
      <w:pPr>
        <w:spacing w:line="400" w:lineRule="atLeast"/>
        <w:ind w:firstLine="420" w:firstLineChars="0"/>
        <w:jc w:val="center"/>
        <w:rPr>
          <w:rFonts w:hint="eastAsia"/>
        </w:rPr>
      </w:pPr>
      <w:r>
        <w:drawing>
          <wp:inline distT="0" distB="0" distL="0" distR="0">
            <wp:extent cx="3212465" cy="1333500"/>
            <wp:effectExtent l="0" t="0" r="635" b="0"/>
            <wp:docPr id="1050867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67692" name="图片 1"/>
                    <pic:cNvPicPr>
                      <a:picLocks noChangeAspect="1"/>
                    </pic:cNvPicPr>
                  </pic:nvPicPr>
                  <pic:blipFill>
                    <a:blip r:embed="rId13"/>
                    <a:srcRect b="56905"/>
                    <a:stretch>
                      <a:fillRect/>
                    </a:stretch>
                  </pic:blipFill>
                  <pic:spPr>
                    <a:xfrm>
                      <a:off x="0" y="0"/>
                      <a:ext cx="3228168" cy="1333500"/>
                    </a:xfrm>
                    <a:prstGeom prst="rect">
                      <a:avLst/>
                    </a:prstGeom>
                  </pic:spPr>
                </pic:pic>
              </a:graphicData>
            </a:graphic>
          </wp:inline>
        </w:drawing>
      </w:r>
    </w:p>
    <w:p w14:paraId="7F9E5CEE">
      <w:pPr>
        <w:spacing w:line="400" w:lineRule="atLeast"/>
        <w:ind w:firstLine="420" w:firstLineChars="0"/>
        <w:jc w:val="center"/>
        <w:rPr>
          <w:rFonts w:hint="eastAsia" w:eastAsia="宋体"/>
          <w:lang w:eastAsia="zh-CN"/>
        </w:rPr>
      </w:pPr>
      <w:r>
        <w:drawing>
          <wp:inline distT="0" distB="0" distL="114300" distR="114300">
            <wp:extent cx="3263900" cy="18161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3263900" cy="1816100"/>
                    </a:xfrm>
                    <a:prstGeom prst="rect">
                      <a:avLst/>
                    </a:prstGeom>
                    <a:noFill/>
                    <a:ln>
                      <a:noFill/>
                    </a:ln>
                  </pic:spPr>
                </pic:pic>
              </a:graphicData>
            </a:graphic>
          </wp:inline>
        </w:drawing>
      </w:r>
    </w:p>
    <w:p w14:paraId="2DD4A74B">
      <w:pPr>
        <w:spacing w:line="400" w:lineRule="atLeast"/>
        <w:jc w:val="both"/>
        <w:rPr>
          <w:rFonts w:eastAsia="黑体" w:cs="Times New Roman"/>
        </w:rPr>
      </w:pPr>
      <w:r>
        <w:rPr>
          <w:rFonts w:hint="eastAsia" w:eastAsia="黑体" w:cs="Times New Roman"/>
          <w:b/>
          <w:bCs/>
        </w:rPr>
        <w:t>Figure 6</w:t>
      </w:r>
      <w:r>
        <w:rPr>
          <w:rFonts w:hint="eastAsia" w:eastAsia="黑体" w:cs="Times New Roman"/>
          <w:b/>
          <w:bCs/>
          <w:lang w:val="en-US" w:eastAsia="zh-CN"/>
        </w:rPr>
        <w:t>.</w:t>
      </w:r>
      <w:r>
        <w:rPr>
          <w:rFonts w:hint="eastAsia" w:eastAsia="黑体" w:cs="Times New Roman"/>
        </w:rPr>
        <w:t xml:space="preserve"> Visualization of 6QL2 and Ethoxazole amide Predictions</w:t>
      </w:r>
    </w:p>
    <w:p w14:paraId="5222AB3B">
      <w:pPr>
        <w:spacing w:line="400" w:lineRule="atLeast"/>
        <w:ind w:firstLine="420"/>
      </w:pPr>
      <w:r>
        <w:rPr>
          <w:rFonts w:hint="eastAsia"/>
        </w:rPr>
        <w:t>Following the work of Bai et al.</w:t>
      </w:r>
      <w:r>
        <w:rPr>
          <w:rFonts w:hint="eastAsia"/>
          <w:vertAlign w:val="superscript"/>
        </w:rPr>
        <w:t>[</w:t>
      </w:r>
      <w:r>
        <w:rPr>
          <w:rFonts w:hint="eastAsia"/>
          <w:vertAlign w:val="superscript"/>
          <w:lang w:val="en-US" w:eastAsia="zh-CN"/>
        </w:rPr>
        <w:t>4</w:t>
      </w:r>
      <w:r>
        <w:rPr>
          <w:rFonts w:hint="eastAsia"/>
          <w:vertAlign w:val="superscript"/>
        </w:rPr>
        <w:t>]</w:t>
      </w:r>
      <w:r>
        <w:rPr>
          <w:rFonts w:hint="eastAsia"/>
        </w:rPr>
        <w:t>, for each drug molecule, the top 10% weighted atoms in bilinear attention graph were colored blue in the drug, and the target protein structure</w:t>
      </w:r>
      <w:r>
        <w:rPr>
          <w:rFonts w:hint="eastAsia"/>
          <w:lang w:val="en-US" w:eastAsia="zh-CN"/>
        </w:rPr>
        <w:t>s</w:t>
      </w:r>
      <w:r>
        <w:rPr>
          <w:rFonts w:hint="eastAsia"/>
        </w:rPr>
        <w:t xml:space="preserve"> associated with the drug w</w:t>
      </w:r>
      <w:r>
        <w:rPr>
          <w:rFonts w:hint="eastAsia"/>
          <w:lang w:val="en-US" w:eastAsia="zh-CN"/>
        </w:rPr>
        <w:t>ere</w:t>
      </w:r>
      <w:r>
        <w:rPr>
          <w:rFonts w:hint="eastAsia"/>
        </w:rPr>
        <w:t xml:space="preserve"> colored red. The top 10 structures in the bil</w:t>
      </w:r>
      <w:r>
        <w:rPr>
          <w:rFonts w:hint="eastAsia"/>
          <w:lang w:val="en-US" w:eastAsia="zh-CN"/>
        </w:rPr>
        <w:t>inear</w:t>
      </w:r>
      <w:r>
        <w:rPr>
          <w:rFonts w:hint="eastAsia"/>
        </w:rPr>
        <w:t xml:space="preserve"> attention graph were colored blue, and the overlapping parts were colored purple. Whether there is an overlap was used to </w:t>
      </w:r>
      <w:r>
        <w:rPr>
          <w:rFonts w:hint="eastAsia"/>
          <w:lang w:val="en-US" w:eastAsia="zh-CN"/>
        </w:rPr>
        <w:t>judge</w:t>
      </w:r>
      <w:r>
        <w:rPr>
          <w:rFonts w:hint="eastAsia"/>
        </w:rPr>
        <w:t xml:space="preserve"> if the model prediction is valid. In et</w:t>
      </w:r>
      <w:r>
        <w:rPr>
          <w:rFonts w:hint="eastAsia"/>
          <w:lang w:val="en-US" w:eastAsia="zh-CN"/>
        </w:rPr>
        <w:t>h</w:t>
      </w:r>
      <w:r>
        <w:rPr>
          <w:rFonts w:hint="eastAsia"/>
        </w:rPr>
        <w:t xml:space="preserve">oxazole, </w:t>
      </w:r>
      <w:r>
        <w:rPr>
          <w:rFonts w:hint="eastAsia"/>
          <w:lang w:eastAsia="zh-CN"/>
        </w:rPr>
        <w:t>SAB</w:t>
      </w:r>
      <w:r>
        <w:rPr>
          <w:rFonts w:hint="eastAsia"/>
        </w:rPr>
        <w:t xml:space="preserve"> explained that the </w:t>
      </w:r>
      <w:r>
        <w:rPr>
          <w:rFonts w:hint="eastAsia"/>
          <w:lang w:val="en-US" w:eastAsia="zh-CN"/>
        </w:rPr>
        <w:t>s</w:t>
      </w:r>
      <w:r>
        <w:rPr>
          <w:rFonts w:hint="eastAsia"/>
        </w:rPr>
        <w:t xml:space="preserve">ulfonamide region is the main area where the drug binds to the target, with the </w:t>
      </w:r>
      <w:r>
        <w:rPr>
          <w:rFonts w:hint="eastAsia"/>
          <w:lang w:val="en-US" w:eastAsia="zh-CN"/>
        </w:rPr>
        <w:t>s</w:t>
      </w:r>
      <w:r>
        <w:rPr>
          <w:rFonts w:hint="eastAsia"/>
        </w:rPr>
        <w:t xml:space="preserve">ulfonamide oxygen acting as hydrogen bond </w:t>
      </w:r>
      <w:r>
        <w:rPr>
          <w:rFonts w:hint="eastAsia"/>
          <w:lang w:val="en-US" w:eastAsia="zh-CN"/>
        </w:rPr>
        <w:t>receptor</w:t>
      </w:r>
      <w:r>
        <w:rPr>
          <w:rFonts w:hint="eastAsia"/>
        </w:rPr>
        <w:t xml:space="preserve"> for the main chain of Leu-198 and Thr-199, and the amino group acting as a hydrogen bond </w:t>
      </w:r>
      <w:r>
        <w:rPr>
          <w:rFonts w:hint="eastAsia"/>
          <w:lang w:val="en-US" w:eastAsia="zh-CN"/>
        </w:rPr>
        <w:t>re</w:t>
      </w:r>
      <w:r>
        <w:rPr>
          <w:rFonts w:hint="eastAsia"/>
        </w:rPr>
        <w:t>cept</w:t>
      </w:r>
      <w:r>
        <w:rPr>
          <w:rFonts w:hint="eastAsia"/>
          <w:lang w:val="en-US" w:eastAsia="zh-CN"/>
        </w:rPr>
        <w:t>or</w:t>
      </w:r>
      <w:r>
        <w:rPr>
          <w:rFonts w:hint="eastAsia"/>
        </w:rPr>
        <w:t xml:space="preserve"> for the side chains of His-94 and Thr-199. However, </w:t>
      </w:r>
      <w:r>
        <w:rPr>
          <w:rFonts w:hint="eastAsia"/>
          <w:lang w:eastAsia="zh-CN"/>
        </w:rPr>
        <w:t>SAB</w:t>
      </w:r>
      <w:r>
        <w:rPr>
          <w:rFonts w:hint="eastAsia"/>
        </w:rPr>
        <w:t xml:space="preserve"> incorrectly predicted specific interactions between other atoms and the target</w:t>
      </w:r>
      <w:r>
        <w:rPr>
          <w:rFonts w:hint="eastAsia"/>
          <w:lang w:val="en-US" w:eastAsia="zh-CN"/>
        </w:rPr>
        <w:t>s</w:t>
      </w:r>
      <w:r>
        <w:rPr>
          <w:rFonts w:hint="eastAsia"/>
        </w:rPr>
        <w:t>.</w:t>
      </w:r>
      <w:r>
        <w:rPr>
          <w:rFonts w:hint="eastAsia"/>
          <w:lang w:val="en-US" w:eastAsia="zh-CN"/>
        </w:rPr>
        <w:t xml:space="preserve"> In</w:t>
      </w:r>
      <w:r>
        <w:rPr>
          <w:rFonts w:hint="eastAsia"/>
        </w:rPr>
        <w:t xml:space="preserve"> target protein, 7 residues predicted by the model were highlighted: Ala-115, Pro-137, Glu-106 Thr-198, Lys-256, Glu-26, and Thr-65, </w:t>
      </w:r>
      <w:r>
        <w:rPr>
          <w:rFonts w:hint="eastAsia"/>
          <w:lang w:val="en-US" w:eastAsia="zh-CN"/>
        </w:rPr>
        <w:t>among them</w:t>
      </w:r>
      <w:r>
        <w:rPr>
          <w:rFonts w:hint="eastAsia"/>
        </w:rPr>
        <w:t xml:space="preserve"> Thr-198 and Gl-106 forming specific interactions with et</w:t>
      </w:r>
      <w:r>
        <w:rPr>
          <w:rFonts w:hint="eastAsia"/>
          <w:lang w:val="en-US" w:eastAsia="zh-CN"/>
        </w:rPr>
        <w:t>h</w:t>
      </w:r>
      <w:r>
        <w:rPr>
          <w:rFonts w:hint="eastAsia"/>
        </w:rPr>
        <w:t>oxazole.</w:t>
      </w:r>
    </w:p>
    <w:p w14:paraId="170FDF1C">
      <w:pPr>
        <w:spacing w:line="400" w:lineRule="atLeast"/>
        <w:ind w:firstLine="420"/>
        <w:rPr>
          <w:rFonts w:hint="eastAsia"/>
        </w:rPr>
      </w:pPr>
      <w:r>
        <w:rPr>
          <w:rFonts w:hint="eastAsia"/>
        </w:rPr>
        <w:t xml:space="preserve">The results indicate that there is still room for studying the explainability of the model for drug-target binding sites. The target inputs used in </w:t>
      </w:r>
      <w:r>
        <w:rPr>
          <w:rFonts w:hint="eastAsia"/>
          <w:lang w:eastAsia="zh-CN"/>
        </w:rPr>
        <w:t>SAB</w:t>
      </w:r>
      <w:r>
        <w:rPr>
          <w:rFonts w:hint="eastAsia"/>
        </w:rPr>
        <w:t xml:space="preserve"> are one-dimensional amino acid sequences, which, although incorporating individual features with global features during feature extraction, do not consider the three-dimensional structure of the target, </w:t>
      </w:r>
      <w:r>
        <w:rPr>
          <w:rFonts w:hint="eastAsia"/>
          <w:lang w:val="en-US" w:eastAsia="zh-CN"/>
        </w:rPr>
        <w:t>causing</w:t>
      </w:r>
      <w:r>
        <w:rPr>
          <w:rFonts w:hint="eastAsia"/>
        </w:rPr>
        <w:t xml:space="preserve"> potential significant errors in predicting drug-target binding sites. In future research, the three-dimensional information of the target can be incorporated into the model framework to further improve explainability of the drug-target affinity prediction model.</w:t>
      </w:r>
    </w:p>
    <w:p w14:paraId="7E9CB35D">
      <w:pPr>
        <w:spacing w:line="400" w:lineRule="atLeast"/>
        <w:ind w:firstLine="420"/>
        <w:rPr>
          <w:rFonts w:hint="eastAsia"/>
        </w:rPr>
      </w:pPr>
    </w:p>
    <w:p w14:paraId="06B7E8C8">
      <w:pPr>
        <w:spacing w:line="400" w:lineRule="atLeast"/>
        <w:ind w:firstLine="420"/>
        <w:rPr>
          <w:rFonts w:hint="eastAsia"/>
        </w:rPr>
      </w:pPr>
    </w:p>
    <w:p w14:paraId="1D130507">
      <w:pPr>
        <w:spacing w:line="400" w:lineRule="atLeast"/>
        <w:ind w:firstLine="420"/>
        <w:rPr>
          <w:rFonts w:hint="eastAsia"/>
        </w:rPr>
      </w:pPr>
    </w:p>
    <w:p w14:paraId="0FACF329">
      <w:pPr>
        <w:spacing w:line="400" w:lineRule="atLeast"/>
        <w:ind w:firstLine="420"/>
        <w:rPr>
          <w:rFonts w:hint="eastAsia"/>
        </w:rPr>
      </w:pPr>
    </w:p>
    <w:p w14:paraId="1339FD2A">
      <w:pPr>
        <w:spacing w:line="400" w:lineRule="atLeast"/>
        <w:ind w:firstLine="420"/>
        <w:rPr>
          <w:rFonts w:hint="eastAsia"/>
        </w:rPr>
      </w:pPr>
    </w:p>
    <w:p w14:paraId="66CF67B8">
      <w:pPr>
        <w:spacing w:line="400" w:lineRule="atLeast"/>
        <w:ind w:firstLine="420"/>
        <w:rPr>
          <w:rFonts w:hint="eastAsia"/>
        </w:rPr>
      </w:pPr>
    </w:p>
    <w:p w14:paraId="1CB161C8">
      <w:pPr>
        <w:spacing w:line="400" w:lineRule="atLeast"/>
        <w:ind w:firstLine="420"/>
        <w:rPr>
          <w:rFonts w:hint="eastAsia"/>
        </w:rPr>
      </w:pPr>
    </w:p>
    <w:p w14:paraId="1327FF8B">
      <w:pPr>
        <w:spacing w:line="400" w:lineRule="atLeast"/>
        <w:ind w:firstLine="420"/>
        <w:rPr>
          <w:rFonts w:hint="eastAsia"/>
        </w:rPr>
      </w:pPr>
    </w:p>
    <w:p w14:paraId="097ED573">
      <w:pPr>
        <w:spacing w:line="400" w:lineRule="atLeast"/>
        <w:ind w:firstLine="420"/>
        <w:rPr>
          <w:rFonts w:hint="eastAsia"/>
        </w:rPr>
      </w:pPr>
    </w:p>
    <w:p w14:paraId="314EF803">
      <w:pPr>
        <w:spacing w:line="400" w:lineRule="atLeast"/>
        <w:ind w:firstLine="420"/>
        <w:rPr>
          <w:rFonts w:hint="eastAsia"/>
        </w:rPr>
      </w:pPr>
    </w:p>
    <w:p w14:paraId="203E82FE">
      <w:pPr>
        <w:spacing w:line="400" w:lineRule="atLeast"/>
        <w:ind w:firstLine="420"/>
        <w:rPr>
          <w:rFonts w:hint="eastAsia"/>
        </w:rPr>
      </w:pPr>
    </w:p>
    <w:p w14:paraId="73DD329E">
      <w:pPr>
        <w:spacing w:line="400" w:lineRule="atLeast"/>
        <w:ind w:firstLine="420"/>
        <w:rPr>
          <w:rFonts w:hint="eastAsia"/>
        </w:rPr>
      </w:pPr>
    </w:p>
    <w:p w14:paraId="56EF057E">
      <w:pPr>
        <w:pStyle w:val="3"/>
        <w:numPr>
          <w:ilvl w:val="0"/>
          <w:numId w:val="1"/>
        </w:numPr>
        <w:jc w:val="left"/>
        <w:rPr>
          <w:rFonts w:hint="eastAsia" w:ascii="Times New Roman" w:hAnsi="Times New Roman" w:eastAsia="宋体" w:cs="Times New Roman"/>
          <w:b/>
          <w:bCs/>
          <w:kern w:val="2"/>
          <w:sz w:val="28"/>
          <w:szCs w:val="24"/>
          <w:lang w:val="en-US" w:eastAsia="zh-CN" w:bidi="ar-SA"/>
        </w:rPr>
        <w:pPrChange w:id="328" w:author="yanmin" w:date="2024-11-15T17:17:00Z">
          <w:pPr>
            <w:pStyle w:val="3"/>
            <w:jc w:val="center"/>
          </w:pPr>
        </w:pPrChange>
      </w:pPr>
      <w:r>
        <w:rPr>
          <w:rFonts w:hint="eastAsia" w:ascii="Times New Roman" w:hAnsi="Times New Roman" w:eastAsia="宋体" w:cs="Times New Roman"/>
          <w:b/>
          <w:bCs/>
          <w:kern w:val="2"/>
          <w:sz w:val="28"/>
          <w:szCs w:val="24"/>
          <w:lang w:val="en-US" w:eastAsia="zh-CN" w:bidi="ar-SA"/>
        </w:rPr>
        <w:t>Conclusion and Discussion</w:t>
      </w:r>
      <w:r>
        <w:commentReference w:id="7"/>
      </w:r>
    </w:p>
    <w:p w14:paraId="4BB690A1">
      <w:pPr>
        <w:spacing w:line="400" w:lineRule="atLeast"/>
        <w:ind w:firstLine="420"/>
        <w:rPr>
          <w:rFonts w:hint="eastAsia"/>
        </w:rPr>
      </w:pPr>
      <w:r>
        <w:rPr>
          <w:rFonts w:hint="eastAsia"/>
        </w:rPr>
        <w:t xml:space="preserve">To address the issue of substructure in drug-target interaction modeling, this paper proposes a </w:t>
      </w:r>
      <w:r>
        <w:rPr>
          <w:rFonts w:hint="eastAsia"/>
          <w:b w:val="0"/>
          <w:bCs w:val="0"/>
        </w:rPr>
        <w:t xml:space="preserve">Substructure-based </w:t>
      </w:r>
      <w:r>
        <w:rPr>
          <w:rFonts w:hint="eastAsia"/>
          <w:b w:val="0"/>
          <w:bCs w:val="0"/>
          <w:lang w:val="en-US" w:eastAsia="zh-CN"/>
        </w:rPr>
        <w:t>Graph convolutional d</w:t>
      </w:r>
      <w:r>
        <w:rPr>
          <w:rFonts w:hint="eastAsia"/>
          <w:b w:val="0"/>
          <w:bCs w:val="0"/>
        </w:rPr>
        <w:t>rug-</w:t>
      </w:r>
      <w:r>
        <w:rPr>
          <w:rFonts w:hint="eastAsia"/>
          <w:b w:val="0"/>
          <w:bCs w:val="0"/>
          <w:lang w:val="en-US" w:eastAsia="zh-CN"/>
        </w:rPr>
        <w:t>t</w:t>
      </w:r>
      <w:r>
        <w:rPr>
          <w:rFonts w:hint="eastAsia"/>
          <w:b w:val="0"/>
          <w:bCs w:val="0"/>
        </w:rPr>
        <w:t xml:space="preserve">arget Affinity </w:t>
      </w:r>
      <w:r>
        <w:rPr>
          <w:rFonts w:hint="eastAsia"/>
          <w:b w:val="0"/>
          <w:bCs w:val="0"/>
          <w:lang w:val="en-US" w:eastAsia="zh-CN"/>
        </w:rPr>
        <w:t>B</w:t>
      </w:r>
      <w:r>
        <w:rPr>
          <w:rFonts w:hint="eastAsia"/>
          <w:b w:val="0"/>
          <w:bCs w:val="0"/>
        </w:rPr>
        <w:t>ilinear attention</w:t>
      </w:r>
      <w:r>
        <w:rPr>
          <w:rFonts w:hint="eastAsia"/>
          <w:b w:val="0"/>
          <w:bCs w:val="0"/>
          <w:lang w:val="en-US" w:eastAsia="zh-CN"/>
        </w:rPr>
        <w:t xml:space="preserve"> </w:t>
      </w:r>
      <w:r>
        <w:rPr>
          <w:rFonts w:hint="eastAsia"/>
          <w:b w:val="0"/>
          <w:bCs w:val="0"/>
        </w:rPr>
        <w:t xml:space="preserve">Prediction </w:t>
      </w:r>
      <w:r>
        <w:rPr>
          <w:rFonts w:hint="eastAsia"/>
          <w:b w:val="0"/>
          <w:bCs w:val="0"/>
          <w:lang w:val="en-US" w:eastAsia="zh-CN"/>
        </w:rPr>
        <w:t>m</w:t>
      </w:r>
      <w:r>
        <w:rPr>
          <w:rFonts w:hint="eastAsia"/>
          <w:b w:val="0"/>
          <w:bCs w:val="0"/>
        </w:rPr>
        <w:t>odel</w:t>
      </w:r>
      <w:r>
        <w:rPr>
          <w:rFonts w:hint="eastAsia"/>
        </w:rPr>
        <w:t xml:space="preserve">, </w:t>
      </w:r>
      <w:r>
        <w:rPr>
          <w:rFonts w:hint="eastAsia"/>
          <w:lang w:eastAsia="zh-CN"/>
        </w:rPr>
        <w:t>SAB</w:t>
      </w:r>
      <w:r>
        <w:rPr>
          <w:rFonts w:hint="eastAsia"/>
        </w:rPr>
        <w:t xml:space="preserve">. </w:t>
      </w:r>
      <w:r>
        <w:rPr>
          <w:rFonts w:hint="eastAsia"/>
          <w:lang w:val="en-US" w:eastAsia="zh-CN"/>
        </w:rPr>
        <w:t>In this model</w:t>
      </w:r>
      <w:r>
        <w:rPr>
          <w:rFonts w:hint="eastAsia"/>
        </w:rPr>
        <w:t>, a deep GCN-based drug feature extractor is used to extract drug substructure features, and a multi-scale amino acid encoder based on CNN is used extract target substructure features.</w:t>
      </w:r>
      <w:r>
        <w:rPr>
          <w:rFonts w:hint="eastAsia"/>
          <w:lang w:val="en-US" w:eastAsia="zh-CN"/>
        </w:rPr>
        <w:t xml:space="preserve"> Finally we use</w:t>
      </w:r>
      <w:r>
        <w:rPr>
          <w:rFonts w:hint="eastAsia"/>
        </w:rPr>
        <w:t xml:space="preserve"> a feature </w:t>
      </w:r>
      <w:r>
        <w:rPr>
          <w:rFonts w:hint="eastAsia"/>
          <w:lang w:val="en-US" w:eastAsia="zh-CN"/>
        </w:rPr>
        <w:t>fusion</w:t>
      </w:r>
      <w:r>
        <w:rPr>
          <w:rFonts w:hint="eastAsia"/>
        </w:rPr>
        <w:t xml:space="preserve"> module based on bilinear attention mechanism</w:t>
      </w:r>
      <w:r>
        <w:rPr>
          <w:rFonts w:hint="eastAsia"/>
          <w:lang w:val="en-US" w:eastAsia="zh-CN"/>
        </w:rPr>
        <w:t xml:space="preserve"> </w:t>
      </w:r>
      <w:r>
        <w:rPr>
          <w:rFonts w:hint="eastAsia"/>
        </w:rPr>
        <w:t>to capture the attention weights of drug-target pairs and extract the interaction features of drug-target substructures.</w:t>
      </w:r>
    </w:p>
    <w:p w14:paraId="49E3C0D0">
      <w:pPr>
        <w:spacing w:line="400" w:lineRule="atLeast"/>
        <w:ind w:firstLine="420"/>
        <w:rPr>
          <w:rFonts w:hint="eastAsia"/>
        </w:rPr>
      </w:pPr>
      <w:r>
        <w:rPr>
          <w:rFonts w:hint="eastAsia"/>
          <w:lang w:val="en-US" w:eastAsia="zh-CN"/>
        </w:rPr>
        <w:t>T</w:t>
      </w:r>
      <w:r>
        <w:rPr>
          <w:rFonts w:hint="eastAsia"/>
        </w:rPr>
        <w:t xml:space="preserve">he </w:t>
      </w:r>
      <w:r>
        <w:rPr>
          <w:rFonts w:hint="eastAsia"/>
          <w:lang w:eastAsia="zh-CN"/>
        </w:rPr>
        <w:t>SAB</w:t>
      </w:r>
      <w:r>
        <w:rPr>
          <w:rFonts w:hint="eastAsia"/>
        </w:rPr>
        <w:t xml:space="preserve"> model </w:t>
      </w:r>
      <w:r>
        <w:rPr>
          <w:rFonts w:hint="eastAsia"/>
          <w:lang w:val="en-US" w:eastAsia="zh-CN"/>
        </w:rPr>
        <w:t>show</w:t>
      </w:r>
      <w:r>
        <w:rPr>
          <w:rFonts w:hint="eastAsia"/>
        </w:rPr>
        <w:t xml:space="preserve">s a significant advancement in the realm of drug-target affinity prediction, distinguished by its unique focus on the substructures of drugs and targets. This innovative approach, combining </w:t>
      </w:r>
      <w:r>
        <w:rPr>
          <w:rFonts w:hint="eastAsia"/>
          <w:lang w:val="en-US" w:eastAsia="zh-CN"/>
        </w:rPr>
        <w:t>GCN</w:t>
      </w:r>
      <w:r>
        <w:rPr>
          <w:rFonts w:hint="eastAsia"/>
        </w:rPr>
        <w:t xml:space="preserve"> with multi-scale amino acid encoders and a dual linear attention mechanism, has demonstrated a robust capability to extract and integrate intricate features, leading to enhanced predictive accuracy and interpretability.</w:t>
      </w:r>
    </w:p>
    <w:p w14:paraId="7B972076">
      <w:pPr>
        <w:spacing w:line="400" w:lineRule="atLeast"/>
        <w:ind w:firstLine="420"/>
        <w:rPr>
          <w:rFonts w:hint="eastAsia"/>
        </w:rPr>
      </w:pPr>
      <w:r>
        <w:rPr>
          <w:rFonts w:hint="eastAsia"/>
        </w:rPr>
        <w:t xml:space="preserve">By designing contrastive experiments, the performance of the </w:t>
      </w:r>
      <w:r>
        <w:rPr>
          <w:rFonts w:hint="eastAsia"/>
          <w:lang w:eastAsia="zh-CN"/>
        </w:rPr>
        <w:t>SAB</w:t>
      </w:r>
      <w:r>
        <w:rPr>
          <w:rFonts w:hint="eastAsia"/>
        </w:rPr>
        <w:t xml:space="preserve"> model on regression tasks and classification tasks was analyzed. Compared with the regression</w:t>
      </w:r>
      <w:r>
        <w:rPr>
          <w:rFonts w:hint="eastAsia"/>
          <w:lang w:val="en-US" w:eastAsia="zh-CN"/>
        </w:rPr>
        <w:t xml:space="preserve"> </w:t>
      </w:r>
      <w:r>
        <w:rPr>
          <w:rFonts w:hint="eastAsia"/>
        </w:rPr>
        <w:t>baseline</w:t>
      </w:r>
      <w:r>
        <w:rPr>
          <w:rFonts w:hint="eastAsia"/>
          <w:lang w:val="en-US" w:eastAsia="zh-CN"/>
        </w:rPr>
        <w:t xml:space="preserve"> models</w:t>
      </w:r>
      <w:r>
        <w:rPr>
          <w:rFonts w:hint="eastAsia"/>
        </w:rPr>
        <w:t>,</w:t>
      </w:r>
      <w:r>
        <w:rPr>
          <w:rFonts w:hint="eastAsia"/>
          <w:lang w:val="en-US" w:eastAsia="zh-CN"/>
        </w:rPr>
        <w:t xml:space="preserve"> the </w:t>
      </w:r>
      <w:r>
        <w:rPr>
          <w:rFonts w:hint="eastAsia"/>
        </w:rPr>
        <w:t>MSE</w:t>
      </w:r>
      <w:r>
        <w:rPr>
          <w:rFonts w:hint="eastAsia"/>
          <w:lang w:val="en-US" w:eastAsia="zh-CN"/>
        </w:rPr>
        <w:t xml:space="preserve"> of SAB was </w:t>
      </w:r>
      <w:r>
        <w:rPr>
          <w:rFonts w:hint="eastAsia"/>
        </w:rPr>
        <w:t>slightly better than the current SOTA model MFR-DTA</w:t>
      </w:r>
      <w:r>
        <w:rPr>
          <w:rFonts w:hint="eastAsia"/>
          <w:lang w:val="en-US" w:eastAsia="zh-CN"/>
        </w:rPr>
        <w:t>, while</w:t>
      </w:r>
      <w:r>
        <w:rPr>
          <w:rFonts w:hint="eastAsia"/>
        </w:rPr>
        <w:t xml:space="preserve"> the other metrics </w:t>
      </w:r>
      <w:r>
        <w:rPr>
          <w:rFonts w:hint="eastAsia"/>
          <w:lang w:val="en-US" w:eastAsia="zh-CN"/>
        </w:rPr>
        <w:t>weren</w:t>
      </w:r>
      <w:r>
        <w:rPr>
          <w:rFonts w:hint="default"/>
          <w:lang w:val="en-US" w:eastAsia="zh-CN"/>
        </w:rPr>
        <w:t>’</w:t>
      </w:r>
      <w:r>
        <w:rPr>
          <w:rFonts w:hint="eastAsia"/>
          <w:lang w:val="en-US" w:eastAsia="zh-CN"/>
        </w:rPr>
        <w:t>t.</w:t>
      </w:r>
      <w:r>
        <w:rPr>
          <w:rFonts w:hint="eastAsia"/>
        </w:rPr>
        <w:t xml:space="preserve"> </w:t>
      </w:r>
      <w:r>
        <w:rPr>
          <w:rFonts w:hint="eastAsia"/>
          <w:lang w:val="en-US" w:eastAsia="zh-CN"/>
        </w:rPr>
        <w:t>S</w:t>
      </w:r>
      <w:r>
        <w:rPr>
          <w:rFonts w:hint="eastAsia"/>
        </w:rPr>
        <w:t xml:space="preserve">o the overall performance of </w:t>
      </w:r>
      <w:r>
        <w:rPr>
          <w:rFonts w:hint="eastAsia"/>
          <w:lang w:eastAsia="zh-CN"/>
        </w:rPr>
        <w:t>SAB</w:t>
      </w:r>
      <w:r>
        <w:rPr>
          <w:rFonts w:hint="eastAsia"/>
        </w:rPr>
        <w:t xml:space="preserve"> on the regression</w:t>
      </w:r>
      <w:r>
        <w:rPr>
          <w:rFonts w:hint="eastAsia"/>
          <w:lang w:val="en-US" w:eastAsia="zh-CN"/>
        </w:rPr>
        <w:t xml:space="preserve"> </w:t>
      </w:r>
      <w:r>
        <w:rPr>
          <w:rFonts w:hint="eastAsia"/>
        </w:rPr>
        <w:t xml:space="preserve">task was average. </w:t>
      </w:r>
      <w:r>
        <w:rPr>
          <w:rFonts w:hint="eastAsia"/>
          <w:lang w:val="en-US" w:eastAsia="zh-CN"/>
        </w:rPr>
        <w:t>However</w:t>
      </w:r>
      <w:r>
        <w:rPr>
          <w:rFonts w:hint="eastAsia"/>
        </w:rPr>
        <w:t xml:space="preserve">, </w:t>
      </w:r>
      <w:r>
        <w:rPr>
          <w:rFonts w:hint="eastAsia"/>
          <w:lang w:val="en-US" w:eastAsia="zh-CN"/>
        </w:rPr>
        <w:t xml:space="preserve">the </w:t>
      </w:r>
      <w:r>
        <w:rPr>
          <w:rFonts w:hint="eastAsia"/>
        </w:rPr>
        <w:t xml:space="preserve">AUROC </w:t>
      </w:r>
      <w:r>
        <w:rPr>
          <w:rFonts w:hint="eastAsia"/>
          <w:lang w:val="en-US" w:eastAsia="zh-CN"/>
        </w:rPr>
        <w:t>of</w:t>
      </w:r>
      <w:r>
        <w:rPr>
          <w:rFonts w:hint="eastAsia"/>
        </w:rPr>
        <w:t xml:space="preserve"> </w:t>
      </w:r>
      <w:r>
        <w:rPr>
          <w:rFonts w:hint="eastAsia"/>
          <w:lang w:eastAsia="zh-CN"/>
        </w:rPr>
        <w:t>SAB</w:t>
      </w:r>
      <w:r>
        <w:rPr>
          <w:rFonts w:hint="eastAsia"/>
        </w:rPr>
        <w:t xml:space="preserve"> model</w:t>
      </w:r>
      <w:r>
        <w:rPr>
          <w:rFonts w:hint="eastAsia"/>
          <w:lang w:val="en-US" w:eastAsia="zh-CN"/>
        </w:rPr>
        <w:t xml:space="preserve"> </w:t>
      </w:r>
      <w:r>
        <w:rPr>
          <w:rFonts w:hint="eastAsia"/>
        </w:rPr>
        <w:t xml:space="preserve">on the </w:t>
      </w:r>
      <w:r>
        <w:rPr>
          <w:rFonts w:hint="eastAsia"/>
          <w:lang w:val="en-US" w:eastAsia="zh-CN"/>
        </w:rPr>
        <w:t>classification tasks</w:t>
      </w:r>
      <w:r>
        <w:rPr>
          <w:rFonts w:hint="eastAsia"/>
        </w:rPr>
        <w:t xml:space="preserve"> surpass</w:t>
      </w:r>
      <w:r>
        <w:rPr>
          <w:rFonts w:hint="eastAsia"/>
          <w:lang w:val="en-US" w:eastAsia="zh-CN"/>
        </w:rPr>
        <w:t>ed</w:t>
      </w:r>
      <w:r>
        <w:rPr>
          <w:rFonts w:hint="eastAsia"/>
        </w:rPr>
        <w:t xml:space="preserve"> multiple b</w:t>
      </w:r>
      <w:r>
        <w:rPr>
          <w:rFonts w:hint="eastAsia"/>
          <w:lang w:val="en-US" w:eastAsia="zh-CN"/>
        </w:rPr>
        <w:t>aseline</w:t>
      </w:r>
      <w:r>
        <w:rPr>
          <w:rFonts w:hint="eastAsia"/>
        </w:rPr>
        <w:t xml:space="preserve"> models</w:t>
      </w:r>
      <w:r>
        <w:rPr>
          <w:rFonts w:hint="eastAsia"/>
          <w:lang w:val="en-US" w:eastAsia="zh-CN"/>
        </w:rPr>
        <w:t>,</w:t>
      </w:r>
      <w:r>
        <w:rPr>
          <w:rFonts w:hint="eastAsia"/>
        </w:rPr>
        <w:t xml:space="preserve"> showing relatively excellent results on the classification task.</w:t>
      </w:r>
      <w:r>
        <w:rPr>
          <w:rFonts w:hint="eastAsia"/>
          <w:lang w:val="en-US" w:eastAsia="zh-CN"/>
        </w:rPr>
        <w:t xml:space="preserve"> </w:t>
      </w:r>
      <w:r>
        <w:rPr>
          <w:rFonts w:hint="eastAsia"/>
        </w:rPr>
        <w:t xml:space="preserve">These results underscore </w:t>
      </w:r>
      <w:r>
        <w:rPr>
          <w:rFonts w:hint="eastAsia"/>
          <w:lang w:val="en-US" w:eastAsia="zh-CN"/>
        </w:rPr>
        <w:t>SAB</w:t>
      </w:r>
      <w:r>
        <w:rPr>
          <w:rFonts w:hint="eastAsia"/>
        </w:rPr>
        <w:t xml:space="preserve">'s strength in categorical predictions, </w:t>
      </w:r>
      <w:r>
        <w:rPr>
          <w:rFonts w:hint="eastAsia"/>
          <w:lang w:val="en-US" w:eastAsia="zh-CN"/>
        </w:rPr>
        <w:t xml:space="preserve">which is </w:t>
      </w:r>
      <w:r>
        <w:rPr>
          <w:rFonts w:hint="eastAsia"/>
        </w:rPr>
        <w:t>a critical aspect in drug discovery and development processes.</w:t>
      </w:r>
    </w:p>
    <w:p w14:paraId="2D3014E9">
      <w:pPr>
        <w:spacing w:line="400" w:lineRule="atLeast"/>
        <w:ind w:firstLine="420"/>
      </w:pPr>
      <w:r>
        <w:rPr>
          <w:rFonts w:hint="eastAsia"/>
          <w:lang w:val="en-US" w:eastAsia="zh-CN"/>
        </w:rPr>
        <w:t>In addition</w:t>
      </w:r>
      <w:r>
        <w:rPr>
          <w:rFonts w:hint="eastAsia"/>
        </w:rPr>
        <w:t xml:space="preserve">, </w:t>
      </w:r>
      <w:r>
        <w:rPr>
          <w:rFonts w:hint="eastAsia"/>
          <w:lang w:val="en-US" w:eastAsia="zh-CN"/>
        </w:rPr>
        <w:t>in</w:t>
      </w:r>
      <w:r>
        <w:rPr>
          <w:rFonts w:hint="eastAsia"/>
        </w:rPr>
        <w:t xml:space="preserve"> three cold-start tasks, analyzing the results of the two </w:t>
      </w:r>
      <w:r>
        <w:rPr>
          <w:rFonts w:hint="eastAsia"/>
          <w:lang w:val="en-US" w:eastAsia="zh-CN"/>
        </w:rPr>
        <w:t>task</w:t>
      </w:r>
      <w:r>
        <w:rPr>
          <w:rFonts w:hint="eastAsia"/>
        </w:rPr>
        <w:t xml:space="preserve">s comprehensively, the performance of </w:t>
      </w:r>
      <w:r>
        <w:rPr>
          <w:rFonts w:hint="eastAsia"/>
          <w:lang w:eastAsia="zh-CN"/>
        </w:rPr>
        <w:t>SAB</w:t>
      </w:r>
      <w:r>
        <w:rPr>
          <w:rFonts w:hint="eastAsia"/>
        </w:rPr>
        <w:t xml:space="preserve"> did not exceed the baseline models</w:t>
      </w:r>
      <w:r>
        <w:rPr>
          <w:rFonts w:hint="eastAsia"/>
          <w:lang w:val="en-US" w:eastAsia="zh-CN"/>
        </w:rPr>
        <w:t>, showing poor performance.</w:t>
      </w:r>
      <w:r>
        <w:rPr>
          <w:rFonts w:hint="eastAsia"/>
        </w:rPr>
        <w:t>We found this may be related to the model's insufficient utilization of the three-dimensional spatial structure of drugs and target molecules through visual</w:t>
      </w:r>
      <w:r>
        <w:rPr>
          <w:rFonts w:hint="eastAsia"/>
          <w:lang w:val="en-US" w:eastAsia="zh-CN"/>
        </w:rPr>
        <w:t>ization.</w:t>
      </w:r>
      <w:r>
        <w:rPr>
          <w:rFonts w:hint="eastAsia"/>
        </w:rPr>
        <w:t xml:space="preserve"> Therefore, we can input the spatial structure</w:t>
      </w:r>
      <w:r>
        <w:rPr>
          <w:rFonts w:hint="eastAsia"/>
          <w:lang w:val="en-US" w:eastAsia="zh-CN"/>
        </w:rPr>
        <w:t xml:space="preserve"> into</w:t>
      </w:r>
      <w:r>
        <w:rPr>
          <w:rFonts w:hint="eastAsia"/>
        </w:rPr>
        <w:t xml:space="preserve"> the </w:t>
      </w:r>
      <w:r>
        <w:rPr>
          <w:rFonts w:hint="eastAsia"/>
          <w:lang w:eastAsia="zh-CN"/>
        </w:rPr>
        <w:t>SAB</w:t>
      </w:r>
      <w:r>
        <w:rPr>
          <w:rFonts w:hint="eastAsia"/>
        </w:rPr>
        <w:t xml:space="preserve"> model, and develop new algorithms to u</w:t>
      </w:r>
      <w:r>
        <w:rPr>
          <w:rFonts w:hint="eastAsia"/>
          <w:lang w:val="en-US" w:eastAsia="zh-CN"/>
        </w:rPr>
        <w:t>se</w:t>
      </w:r>
      <w:r>
        <w:rPr>
          <w:rFonts w:hint="eastAsia"/>
        </w:rPr>
        <w:t xml:space="preserve"> them.</w:t>
      </w:r>
    </w:p>
    <w:p w14:paraId="289EED49">
      <w:pPr>
        <w:spacing w:line="400" w:lineRule="atLeast"/>
        <w:ind w:firstLine="420"/>
      </w:pPr>
      <w:r>
        <w:rPr>
          <w:rFonts w:hint="eastAsia" w:cs="Times New Roman"/>
          <w:szCs w:val="24"/>
        </w:rPr>
        <w:t xml:space="preserve">Compared with traditional DTA methods, the advantages of the </w:t>
      </w:r>
      <w:r>
        <w:rPr>
          <w:rFonts w:hint="eastAsia" w:cs="Times New Roman"/>
          <w:szCs w:val="24"/>
          <w:lang w:eastAsia="zh-CN"/>
        </w:rPr>
        <w:t>SAB</w:t>
      </w:r>
      <w:r>
        <w:rPr>
          <w:rFonts w:hint="eastAsia" w:cs="Times New Roman"/>
          <w:szCs w:val="24"/>
        </w:rPr>
        <w:t xml:space="preserve"> model are mainly reflected in the following aspects. Firstly, </w:t>
      </w:r>
      <w:r>
        <w:rPr>
          <w:rFonts w:hint="eastAsia" w:cs="Times New Roman"/>
          <w:szCs w:val="24"/>
          <w:lang w:eastAsia="zh-CN"/>
        </w:rPr>
        <w:t>SAB</w:t>
      </w:r>
      <w:r>
        <w:rPr>
          <w:rFonts w:hint="eastAsia" w:cs="Times New Roman"/>
          <w:szCs w:val="24"/>
        </w:rPr>
        <w:t xml:space="preserve"> model focuses on extracting the substructure features of drug-target </w:t>
      </w:r>
      <w:r>
        <w:rPr>
          <w:rFonts w:hint="eastAsia" w:cs="Times New Roman"/>
          <w:szCs w:val="24"/>
          <w:lang w:val="en-US" w:eastAsia="zh-CN"/>
        </w:rPr>
        <w:t>complex</w:t>
      </w:r>
      <w:r>
        <w:rPr>
          <w:rFonts w:hint="eastAsia" w:cs="Times New Roman"/>
          <w:szCs w:val="24"/>
        </w:rPr>
        <w:t xml:space="preserve">, which helps to predict the affinity between drugs and targets more accurately. Secondly, the bilinear attention mechanism allows the model to </w:t>
      </w:r>
      <w:r>
        <w:rPr>
          <w:rFonts w:hint="eastAsia" w:cs="Times New Roman"/>
          <w:szCs w:val="24"/>
          <w:lang w:val="en-US" w:eastAsia="zh-CN"/>
        </w:rPr>
        <w:t>recognize</w:t>
      </w:r>
      <w:r>
        <w:rPr>
          <w:rFonts w:hint="eastAsia" w:cs="Times New Roman"/>
          <w:szCs w:val="24"/>
        </w:rPr>
        <w:t xml:space="preserve"> and utilize the key interaction information between drug and target substructures, thereby improving the accuracy of predictions. Additionally the </w:t>
      </w:r>
      <w:r>
        <w:rPr>
          <w:rFonts w:hint="eastAsia" w:cs="Times New Roman"/>
          <w:szCs w:val="24"/>
          <w:lang w:eastAsia="zh-CN"/>
        </w:rPr>
        <w:t>SAB</w:t>
      </w:r>
      <w:r>
        <w:rPr>
          <w:rFonts w:hint="eastAsia" w:cs="Times New Roman"/>
          <w:szCs w:val="24"/>
        </w:rPr>
        <w:t xml:space="preserve"> model provides visual analysis of drug-target binding sites, enhancing the interpretability of the model and enabling researchers to intuitively understand the model's </w:t>
      </w:r>
      <w:r>
        <w:rPr>
          <w:rFonts w:hint="eastAsia" w:cs="Times New Roman"/>
          <w:szCs w:val="24"/>
          <w:lang w:val="en-US" w:eastAsia="zh-CN"/>
        </w:rPr>
        <w:t>results</w:t>
      </w:r>
      <w:r>
        <w:rPr>
          <w:rFonts w:hint="eastAsia" w:cs="Times New Roman"/>
          <w:szCs w:val="24"/>
        </w:rPr>
        <w:t xml:space="preserve">. Finally, the performance of the </w:t>
      </w:r>
      <w:r>
        <w:rPr>
          <w:rFonts w:hint="eastAsia" w:cs="Times New Roman"/>
          <w:szCs w:val="24"/>
          <w:lang w:eastAsia="zh-CN"/>
        </w:rPr>
        <w:t>SAB</w:t>
      </w:r>
      <w:r>
        <w:rPr>
          <w:rFonts w:hint="eastAsia" w:cs="Times New Roman"/>
          <w:szCs w:val="24"/>
        </w:rPr>
        <w:t xml:space="preserve"> model on multiple datasets demonstrates its generalization ability in different scenarios</w:t>
      </w:r>
      <w:r>
        <w:rPr>
          <w:rFonts w:hint="eastAsia" w:cs="Times New Roman"/>
          <w:szCs w:val="24"/>
          <w:lang w:val="en-US" w:eastAsia="zh-CN"/>
        </w:rPr>
        <w:t>.</w:t>
      </w:r>
      <w:r>
        <w:rPr>
          <w:rFonts w:hint="eastAsia" w:cs="Times New Roman"/>
          <w:szCs w:val="24"/>
        </w:rPr>
        <w:t xml:space="preserve"> These advantages indicate that the </w:t>
      </w:r>
      <w:r>
        <w:rPr>
          <w:rFonts w:hint="eastAsia" w:cs="Times New Roman"/>
          <w:szCs w:val="24"/>
          <w:lang w:eastAsia="zh-CN"/>
        </w:rPr>
        <w:t>SAB</w:t>
      </w:r>
      <w:r>
        <w:rPr>
          <w:rFonts w:hint="eastAsia" w:cs="Times New Roman"/>
          <w:szCs w:val="24"/>
        </w:rPr>
        <w:t xml:space="preserve"> model has significant application potential in the fields of drug discovery and drug design.</w:t>
      </w:r>
    </w:p>
    <w:p w14:paraId="7401DDA9">
      <w:pPr>
        <w:spacing w:line="400" w:lineRule="atLeast"/>
        <w:ind w:firstLine="420"/>
      </w:pPr>
    </w:p>
    <w:p w14:paraId="06A19BED">
      <w:pPr>
        <w:spacing w:line="400" w:lineRule="atLeast"/>
        <w:ind w:firstLine="420"/>
      </w:pPr>
    </w:p>
    <w:p w14:paraId="00E78C92">
      <w:pPr>
        <w:spacing w:line="400" w:lineRule="atLeast"/>
        <w:ind w:firstLine="420"/>
      </w:pPr>
    </w:p>
    <w:p w14:paraId="4E087CBA">
      <w:pPr>
        <w:spacing w:line="400" w:lineRule="atLeast"/>
        <w:ind w:firstLine="420"/>
      </w:pPr>
    </w:p>
    <w:p w14:paraId="36A5D48C">
      <w:pPr>
        <w:spacing w:line="400" w:lineRule="atLeast"/>
        <w:ind w:firstLine="420"/>
      </w:pPr>
    </w:p>
    <w:p w14:paraId="12D7D029">
      <w:pPr>
        <w:spacing w:line="400" w:lineRule="atLeast"/>
        <w:ind w:firstLine="420"/>
      </w:pPr>
    </w:p>
    <w:p w14:paraId="7C596B70">
      <w:pPr>
        <w:spacing w:line="400" w:lineRule="atLeast"/>
        <w:ind w:firstLine="420"/>
      </w:pPr>
    </w:p>
    <w:p w14:paraId="0D7BB0E2">
      <w:pPr>
        <w:spacing w:line="400" w:lineRule="atLeast"/>
        <w:ind w:firstLine="420"/>
      </w:pPr>
    </w:p>
    <w:p w14:paraId="5D3D980E">
      <w:pPr>
        <w:spacing w:line="400" w:lineRule="atLeast"/>
        <w:ind w:firstLine="420"/>
      </w:pPr>
    </w:p>
    <w:p w14:paraId="1EFF35A4">
      <w:pPr>
        <w:spacing w:line="400" w:lineRule="atLeast"/>
        <w:ind w:firstLine="420"/>
      </w:pPr>
    </w:p>
    <w:p w14:paraId="3FB9A547">
      <w:pPr>
        <w:spacing w:line="400" w:lineRule="atLeast"/>
        <w:ind w:firstLine="420"/>
      </w:pPr>
    </w:p>
    <w:p w14:paraId="50066052">
      <w:pPr>
        <w:spacing w:line="400" w:lineRule="atLeast"/>
        <w:ind w:firstLine="420"/>
      </w:pPr>
    </w:p>
    <w:p w14:paraId="1FAA073A">
      <w:pPr>
        <w:spacing w:line="400" w:lineRule="atLeast"/>
        <w:ind w:firstLine="420"/>
      </w:pPr>
    </w:p>
    <w:p w14:paraId="58E402F4">
      <w:pPr>
        <w:spacing w:line="400" w:lineRule="atLeast"/>
        <w:ind w:firstLine="420"/>
      </w:pPr>
    </w:p>
    <w:p w14:paraId="3E521E09">
      <w:pPr>
        <w:spacing w:line="400" w:lineRule="atLeast"/>
        <w:ind w:firstLine="420"/>
      </w:pPr>
    </w:p>
    <w:p w14:paraId="6F571F7A">
      <w:pPr>
        <w:spacing w:line="400" w:lineRule="atLeast"/>
        <w:ind w:firstLine="420"/>
      </w:pPr>
    </w:p>
    <w:p w14:paraId="7C5F6DD9">
      <w:pPr>
        <w:spacing w:line="400" w:lineRule="atLeast"/>
        <w:ind w:firstLine="420"/>
      </w:pPr>
    </w:p>
    <w:p w14:paraId="740618A3">
      <w:pPr>
        <w:spacing w:line="400" w:lineRule="atLeast"/>
        <w:ind w:firstLine="420"/>
      </w:pPr>
    </w:p>
    <w:p w14:paraId="27084C86">
      <w:pPr>
        <w:spacing w:line="400" w:lineRule="atLeast"/>
        <w:ind w:firstLine="420"/>
      </w:pPr>
    </w:p>
    <w:p w14:paraId="6E5EEC7C">
      <w:pPr>
        <w:spacing w:line="400" w:lineRule="atLeast"/>
        <w:ind w:firstLine="420"/>
      </w:pPr>
    </w:p>
    <w:p w14:paraId="6BE4A2EE">
      <w:pPr>
        <w:spacing w:line="400" w:lineRule="atLeast"/>
        <w:ind w:firstLine="420"/>
      </w:pPr>
    </w:p>
    <w:p w14:paraId="1F296E0A">
      <w:pPr>
        <w:spacing w:line="400" w:lineRule="atLeast"/>
        <w:ind w:firstLine="420"/>
      </w:pPr>
    </w:p>
    <w:p w14:paraId="28EC1A54">
      <w:pPr>
        <w:spacing w:line="400" w:lineRule="atLeast"/>
        <w:ind w:firstLine="0"/>
        <w:rPr>
          <w:del w:id="330" w:author="yanmin" w:date="2024-11-15T17:20:00Z"/>
          <w:rFonts w:hint="eastAsia"/>
        </w:rPr>
        <w:pPrChange w:id="329" w:author="yanmin" w:date="2024-11-15T17:20:00Z">
          <w:pPr>
            <w:spacing w:line="400" w:lineRule="atLeast"/>
            <w:ind w:firstLine="420"/>
          </w:pPr>
        </w:pPrChange>
      </w:pPr>
    </w:p>
    <w:p w14:paraId="04BADEC3">
      <w:pPr>
        <w:spacing w:line="400" w:lineRule="atLeast"/>
        <w:ind w:firstLine="0"/>
        <w:rPr>
          <w:del w:id="332" w:author="yanmin" w:date="2024-11-15T17:20:00Z"/>
          <w:rFonts w:hint="eastAsia"/>
        </w:rPr>
        <w:pPrChange w:id="331" w:author="yanmin" w:date="2024-11-15T17:20:00Z">
          <w:pPr>
            <w:spacing w:line="400" w:lineRule="atLeast"/>
            <w:ind w:firstLine="420"/>
          </w:pPr>
        </w:pPrChange>
      </w:pPr>
    </w:p>
    <w:p w14:paraId="100094F1">
      <w:pPr>
        <w:spacing w:line="400" w:lineRule="atLeast"/>
        <w:ind w:firstLine="420"/>
        <w:rPr>
          <w:del w:id="333" w:author="yanmin" w:date="2024-11-15T17:20:00Z"/>
        </w:rPr>
      </w:pPr>
    </w:p>
    <w:p w14:paraId="015E9A93">
      <w:pPr>
        <w:spacing w:line="400" w:lineRule="atLeast"/>
        <w:ind w:firstLine="420"/>
        <w:rPr>
          <w:del w:id="334" w:author="yanmin" w:date="2024-11-15T17:20:00Z"/>
        </w:rPr>
      </w:pPr>
    </w:p>
    <w:p w14:paraId="255CB5A6">
      <w:pPr>
        <w:spacing w:line="400" w:lineRule="atLeast"/>
        <w:ind w:firstLine="420"/>
        <w:rPr>
          <w:del w:id="335" w:author="yanmin" w:date="2024-11-15T17:20:00Z"/>
        </w:rPr>
      </w:pPr>
    </w:p>
    <w:p w14:paraId="70B15647">
      <w:pPr>
        <w:spacing w:line="400" w:lineRule="atLeast"/>
        <w:ind w:firstLine="420"/>
        <w:rPr>
          <w:del w:id="336" w:author="yanmin" w:date="2024-11-15T17:20:00Z"/>
        </w:rPr>
      </w:pPr>
    </w:p>
    <w:p w14:paraId="5E47D73E">
      <w:pPr>
        <w:spacing w:line="400" w:lineRule="atLeast"/>
        <w:ind w:firstLine="420"/>
        <w:rPr>
          <w:del w:id="337" w:author="yanmin" w:date="2024-11-15T17:20:00Z"/>
        </w:rPr>
      </w:pPr>
    </w:p>
    <w:p w14:paraId="051947E9">
      <w:pPr>
        <w:spacing w:line="400" w:lineRule="atLeast"/>
        <w:ind w:firstLine="420"/>
        <w:rPr>
          <w:del w:id="338" w:author="yanmin" w:date="2024-11-15T17:20:00Z"/>
        </w:rPr>
      </w:pPr>
    </w:p>
    <w:p w14:paraId="35E855B7">
      <w:pPr>
        <w:spacing w:line="400" w:lineRule="atLeast"/>
      </w:pPr>
    </w:p>
    <w:p w14:paraId="2D2D1D6E">
      <w:pPr>
        <w:pStyle w:val="3"/>
        <w:jc w:val="left"/>
        <w:rPr>
          <w:b/>
          <w:bCs w:val="0"/>
        </w:rPr>
        <w:pPrChange w:id="339" w:author="yanmin" w:date="2024-11-15T17:20:00Z">
          <w:pPr>
            <w:pStyle w:val="3"/>
            <w:jc w:val="center"/>
          </w:pPr>
        </w:pPrChange>
      </w:pPr>
      <w:r>
        <w:rPr>
          <w:rFonts w:hint="eastAsia"/>
          <w:b/>
          <w:bCs w:val="0"/>
        </w:rPr>
        <w:t>Reference</w:t>
      </w:r>
      <w:r>
        <w:commentReference w:id="8"/>
      </w:r>
      <w:del w:id="340" w:author="yanmin" w:date="2024-11-15T17:19:00Z">
        <w:r>
          <w:rPr>
            <w:rFonts w:hint="eastAsia"/>
            <w:b/>
            <w:bCs w:val="0"/>
          </w:rPr>
          <w:delText xml:space="preserve"> documents</w:delText>
        </w:r>
      </w:del>
    </w:p>
    <w:p w14:paraId="5D785943">
      <w:pPr>
        <w:pStyle w:val="26"/>
        <w:numPr>
          <w:ilvl w:val="0"/>
          <w:numId w:val="2"/>
        </w:numPr>
        <w:ind w:firstLineChars="0"/>
      </w:pPr>
      <w:r>
        <w:rPr>
          <w:rFonts w:hint="eastAsia"/>
        </w:rPr>
        <w:t>Yang Z, Zhong W, Zhao L, et al. MGraphDTA: deep multiscale graph neural network for explainable drug–target binding affinity prediction [J]. Chem Sci, 2022, 13(3): 816-833.</w:t>
      </w:r>
    </w:p>
    <w:p w14:paraId="79B92A4D">
      <w:pPr>
        <w:pStyle w:val="26"/>
        <w:numPr>
          <w:ilvl w:val="0"/>
          <w:numId w:val="2"/>
        </w:numPr>
        <w:ind w:firstLineChars="0"/>
      </w:pPr>
      <w:bookmarkStart w:id="11" w:name="_Ref27886"/>
      <w:r>
        <w:rPr>
          <w:rFonts w:hint="eastAsia"/>
        </w:rPr>
        <w:t xml:space="preserve">RDKit: Open-source cheminformatics. Release 2014.03.1 | Semantic Scholar [EB/OL]. </w:t>
      </w:r>
      <w:bookmarkEnd w:id="11"/>
    </w:p>
    <w:p w14:paraId="2739DFD3">
      <w:pPr>
        <w:pStyle w:val="26"/>
        <w:numPr>
          <w:ilvl w:val="0"/>
          <w:numId w:val="2"/>
        </w:numPr>
        <w:ind w:firstLineChars="0"/>
      </w:pPr>
      <w:bookmarkStart w:id="12" w:name="_Ref28235"/>
      <w:r>
        <w:rPr>
          <w:rFonts w:hint="eastAsia"/>
        </w:rPr>
        <w:t>Hua Y, Song X, Feng Z, et al. CPInformer for Efficient and Robust Compound-Protein Interaction Prediction [J]. IEEE/ACM Transactions on Computational Biology and Bioinformatics, 2023, 20(1): 285-296.</w:t>
      </w:r>
      <w:bookmarkEnd w:id="12"/>
    </w:p>
    <w:p w14:paraId="7D07348D">
      <w:pPr>
        <w:pStyle w:val="26"/>
        <w:numPr>
          <w:ilvl w:val="0"/>
          <w:numId w:val="2"/>
        </w:numPr>
        <w:ind w:firstLineChars="0"/>
      </w:pPr>
      <w:r>
        <w:rPr>
          <w:rFonts w:hint="eastAsia"/>
        </w:rPr>
        <w:t>Bai P, Miljkovi</w:t>
      </w:r>
      <w:r>
        <w:rPr>
          <w:rFonts w:ascii="Cambria" w:hAnsi="Cambria" w:cs="Cambria"/>
        </w:rPr>
        <w:t>ć</w:t>
      </w:r>
      <w:r>
        <w:rPr>
          <w:rFonts w:hint="eastAsia"/>
        </w:rPr>
        <w:t xml:space="preserve"> F, John B, et al. Interpretable bilinear attention network with domain adaptation improves drug–target prediction [J]. Nat Mach Intell, 2023, 5(2): 126-136.</w:t>
      </w:r>
    </w:p>
    <w:p w14:paraId="740EC7D0">
      <w:pPr>
        <w:pStyle w:val="26"/>
        <w:numPr>
          <w:ilvl w:val="0"/>
          <w:numId w:val="2"/>
        </w:numPr>
        <w:ind w:firstLineChars="0"/>
      </w:pPr>
      <w:r>
        <w:rPr>
          <w:rFonts w:hint="eastAsia"/>
        </w:rPr>
        <w:t>Davis MI, Hunt JP, Herrgard S, et al. Comprehensive analysis of kinase inhibitor selectivity [J]. Nat Biotechnol, 2011, 29(11): 1046-1051.</w:t>
      </w:r>
    </w:p>
    <w:p w14:paraId="3EDAEAFD">
      <w:pPr>
        <w:pStyle w:val="26"/>
        <w:numPr>
          <w:ilvl w:val="0"/>
          <w:numId w:val="2"/>
        </w:numPr>
        <w:ind w:firstLineChars="0"/>
      </w:pPr>
      <w:r>
        <w:rPr>
          <w:rFonts w:hint="eastAsia"/>
        </w:rPr>
        <w:t>Tang J, Szwajda A, Shakyawar S, et al. Making Sense of Large-Scale Kinase Inhibitor Bioactivity Data Sets: A Comparative and Integrative Analysis [J]. J Chem Inf Model, 2014, 54(3): 735-743.</w:t>
      </w:r>
    </w:p>
    <w:p w14:paraId="773915A6">
      <w:pPr>
        <w:pStyle w:val="26"/>
        <w:numPr>
          <w:ilvl w:val="0"/>
          <w:numId w:val="2"/>
        </w:numPr>
        <w:ind w:firstLineChars="0"/>
      </w:pPr>
      <w:r>
        <w:rPr>
          <w:rFonts w:hint="eastAsia"/>
        </w:rPr>
        <w:t>Liu H, Sun J, Guan J, et al. Improving compound–protein interaction prediction by building up highly credible negative samples [J]. Bioinformatics, 2015, 31(12): i221-i229.</w:t>
      </w:r>
    </w:p>
    <w:p w14:paraId="31A3C4BF">
      <w:pPr>
        <w:pStyle w:val="26"/>
        <w:numPr>
          <w:ilvl w:val="0"/>
          <w:numId w:val="2"/>
        </w:numPr>
        <w:ind w:firstLineChars="0"/>
      </w:pPr>
      <w:r>
        <w:rPr>
          <w:rFonts w:hint="eastAsia"/>
        </w:rPr>
        <w:t>Liu T, Lin Y, Wen X, et al. BindingDB: a web-accessible database of experimentally determined protein-ligand binding affinities [J]. Nucleic Acids Research, 2007, 35(Database): D198-D201.</w:t>
      </w:r>
    </w:p>
    <w:p w14:paraId="2AD3AC9C">
      <w:pPr>
        <w:pStyle w:val="26"/>
        <w:numPr>
          <w:ilvl w:val="0"/>
          <w:numId w:val="2"/>
        </w:numPr>
        <w:ind w:firstLineChars="0"/>
      </w:pPr>
      <w:r>
        <w:rPr>
          <w:rFonts w:hint="eastAsia"/>
        </w:rPr>
        <w:t xml:space="preserve">BioSNAP: Network datasets: Drug-drug interaction network [EB/OL]. [2024-02-17]. </w:t>
      </w:r>
    </w:p>
    <w:p w14:paraId="36FEBC64">
      <w:pPr>
        <w:pStyle w:val="26"/>
        <w:numPr>
          <w:ilvl w:val="0"/>
          <w:numId w:val="2"/>
        </w:numPr>
        <w:ind w:firstLineChars="0"/>
      </w:pPr>
      <w:r>
        <w:rPr>
          <w:rFonts w:hint="eastAsia"/>
        </w:rPr>
        <w:t>Öztürk H, Özgür A, Ozkirimli E. DeepDTA: deep drug–target binding affinity prediction [J]. Bioinformatics, 2018, 34(17): i821-i829.</w:t>
      </w:r>
    </w:p>
    <w:p w14:paraId="6287A898">
      <w:pPr>
        <w:pStyle w:val="26"/>
        <w:numPr>
          <w:ilvl w:val="0"/>
          <w:numId w:val="2"/>
        </w:numPr>
        <w:ind w:firstLineChars="0"/>
      </w:pPr>
      <w:r>
        <w:rPr>
          <w:rFonts w:hint="eastAsia"/>
        </w:rPr>
        <w:t>Pahikkala T, Airola A, Pietila S, et al. Toward more realistic drug-target interaction predictions [J]. Briefings in Bioinformatics, 2015, 16(2): 325-337.</w:t>
      </w:r>
    </w:p>
    <w:p w14:paraId="6A5EF446">
      <w:pPr>
        <w:pStyle w:val="26"/>
        <w:numPr>
          <w:ilvl w:val="0"/>
          <w:numId w:val="2"/>
        </w:numPr>
        <w:ind w:firstLineChars="0"/>
      </w:pPr>
      <w:r>
        <w:rPr>
          <w:rFonts w:hint="eastAsia"/>
        </w:rPr>
        <w:t>He T, Heidemeyer M, Ban F, et al. SimBoost: a read-across approach for predicting drug–target binding affinities using gradient boosting machines [J]. J Cheminform, 2017, 9(1): 1-14.</w:t>
      </w:r>
    </w:p>
    <w:p w14:paraId="640E5EF5">
      <w:pPr>
        <w:pStyle w:val="26"/>
        <w:numPr>
          <w:ilvl w:val="0"/>
          <w:numId w:val="2"/>
        </w:numPr>
        <w:ind w:firstLineChars="0"/>
      </w:pPr>
      <w:r>
        <w:rPr>
          <w:rFonts w:hint="eastAsia"/>
        </w:rPr>
        <w:t>Bai P, Miljkovi</w:t>
      </w:r>
      <w:r>
        <w:rPr>
          <w:rFonts w:ascii="Cambria" w:hAnsi="Cambria" w:cs="Cambria"/>
        </w:rPr>
        <w:t>ć</w:t>
      </w:r>
      <w:r>
        <w:rPr>
          <w:rFonts w:hint="eastAsia"/>
        </w:rPr>
        <w:t xml:space="preserve"> F, Ge Y, et al. Hierarchical Clustering Split for Low-Bias Evaluation of Drug-Target Interaction Prediction [C]. 2021 IEEE International Conference on Bioinformatics and Biomedicine (BIBM). 2021: 641-644.</w:t>
      </w:r>
    </w:p>
    <w:p w14:paraId="604FF8D7">
      <w:pPr>
        <w:pStyle w:val="26"/>
        <w:numPr>
          <w:ilvl w:val="0"/>
          <w:numId w:val="2"/>
        </w:numPr>
        <w:ind w:firstLineChars="0"/>
      </w:pPr>
      <w:r>
        <w:rPr>
          <w:rFonts w:hint="eastAsia"/>
        </w:rPr>
        <w:t>Gao KY, Fokoue A, Luo H, et al. Interpretable Drug Target Prediction Using Deep Neural Representation [C]. Proceedings of the Twenty-Seventh International Joint Conference on Artificial Intelligence. Stockholm, Sweden: International Joint Conferences on Artificial Intelligence Organization, 2018: 3371-3377.</w:t>
      </w:r>
    </w:p>
    <w:p w14:paraId="289453BB">
      <w:pPr>
        <w:pStyle w:val="26"/>
        <w:numPr>
          <w:ilvl w:val="0"/>
          <w:numId w:val="2"/>
        </w:numPr>
        <w:ind w:firstLineChars="0"/>
      </w:pPr>
      <w:r>
        <w:rPr>
          <w:rFonts w:hint="eastAsia"/>
        </w:rPr>
        <w:t>Wang Z, Liang L, Yin Z, et al. Improving chemical similarity ensemble approach in target prediction [J]. Journal of Cheminformatics, 2016, 8(1): 20.</w:t>
      </w:r>
    </w:p>
    <w:p w14:paraId="2E59154E">
      <w:pPr>
        <w:pStyle w:val="26"/>
        <w:numPr>
          <w:ilvl w:val="0"/>
          <w:numId w:val="2"/>
        </w:numPr>
        <w:ind w:firstLineChars="0"/>
      </w:pPr>
      <w:r>
        <w:rPr>
          <w:rFonts w:hint="eastAsia"/>
        </w:rPr>
        <w:t>Huang K, Xiao C, Glass LM, et al. MolTrans: Molecular Interaction Transformer for drug–target interaction prediction [J]. Bioinformatics, 2021, 37(6): 830-836.</w:t>
      </w:r>
    </w:p>
    <w:p w14:paraId="64237E6B">
      <w:pPr>
        <w:pStyle w:val="26"/>
        <w:numPr>
          <w:ilvl w:val="0"/>
          <w:numId w:val="2"/>
        </w:numPr>
        <w:ind w:firstLineChars="0"/>
      </w:pPr>
      <w:r>
        <w:rPr>
          <w:rFonts w:hint="eastAsia"/>
        </w:rPr>
        <w:t>Nguyen T, Le H, Quinn TP, et al. GraphDTA: predicting drug–target binding affinity with graph neural networks [J]. Bioinformatics, 2021, 37(8): 1140-1147.</w:t>
      </w:r>
    </w:p>
    <w:p w14:paraId="047F098C">
      <w:pPr>
        <w:pStyle w:val="26"/>
        <w:numPr>
          <w:ilvl w:val="0"/>
          <w:numId w:val="2"/>
        </w:numPr>
        <w:ind w:firstLineChars="0"/>
      </w:pPr>
      <w:r>
        <w:rPr>
          <w:rFonts w:hint="eastAsia"/>
        </w:rPr>
        <w:t>Zhao Q, Duan G, Yang M, et al. AttentionDTA: Drug-Target Binding Affinity Prediction by Sequence-Based Deep Learning With Attention Mechanism [J]. IEEE/ACM Trans Comput Biol Bioinform, 2023, 20(2): 852-863.</w:t>
      </w:r>
    </w:p>
    <w:p w14:paraId="3F7FC49D">
      <w:pPr>
        <w:pStyle w:val="26"/>
        <w:numPr>
          <w:ilvl w:val="0"/>
          <w:numId w:val="2"/>
        </w:numPr>
        <w:ind w:firstLineChars="0"/>
      </w:pPr>
      <w:r>
        <w:rPr>
          <w:rFonts w:hint="eastAsia"/>
        </w:rPr>
        <w:t>Hua Y, Song X, Feng Z, et al. MFR-DTA: a multi-functional and robust model for predicting drug–target binding affinity and region [J]. Bioinformatics, 2023, 39(2): btad056.</w:t>
      </w:r>
    </w:p>
    <w:p w14:paraId="47AA1976">
      <w:pPr>
        <w:pStyle w:val="26"/>
        <w:numPr>
          <w:ilvl w:val="0"/>
          <w:numId w:val="2"/>
        </w:numPr>
        <w:ind w:firstLineChars="0"/>
      </w:pPr>
      <w:r>
        <w:rPr>
          <w:rFonts w:hint="eastAsia"/>
        </w:rPr>
        <w:t>Suthaharan S. Support Vector Machine [M]. Machine Learning Models and Algorithms for Big Data Classification. Springer, Boston, MA, 2016: 207-235.</w:t>
      </w:r>
    </w:p>
    <w:p w14:paraId="1EC213DF">
      <w:pPr>
        <w:pStyle w:val="26"/>
        <w:numPr>
          <w:ilvl w:val="0"/>
          <w:numId w:val="2"/>
        </w:numPr>
        <w:ind w:firstLineChars="0"/>
      </w:pPr>
      <w:r>
        <w:rPr>
          <w:rFonts w:hint="eastAsia"/>
        </w:rPr>
        <w:t>Rigatti SJ. Random Forest [J]. Journal of Insurance Medicine, 2017, 47(1): 31-39.</w:t>
      </w:r>
    </w:p>
    <w:p w14:paraId="658E1E45">
      <w:pPr>
        <w:pStyle w:val="26"/>
        <w:numPr>
          <w:ilvl w:val="0"/>
          <w:numId w:val="2"/>
        </w:numPr>
        <w:ind w:firstLineChars="0"/>
      </w:pPr>
      <w:r>
        <w:rPr>
          <w:rFonts w:hint="eastAsia"/>
        </w:rPr>
        <w:t>Lee I, Keum J, Nam H. DeepConv-DTI: Prediction of drug-target interactions via deep learning with convolution on protein sequences [J]. PLoS Comput Biol, 2019, 15(6): e1007129.</w:t>
      </w:r>
    </w:p>
    <w:p w14:paraId="43DF88D6">
      <w:pPr>
        <w:pStyle w:val="26"/>
        <w:numPr>
          <w:ilvl w:val="0"/>
          <w:numId w:val="2"/>
        </w:numPr>
        <w:ind w:firstLineChars="0"/>
      </w:pPr>
      <w:r>
        <w:rPr>
          <w:rFonts w:hint="eastAsia"/>
        </w:rPr>
        <w:t>Pearson, W. R., &amp; Lipman, D. J. (1988). Improved tools for biological sequence comparison. Proceedings of the National Academy of Sciences, 85(8), 2444-2448.</w:t>
      </w:r>
    </w:p>
    <w:p w14:paraId="16854538">
      <w:pPr>
        <w:pStyle w:val="26"/>
        <w:numPr>
          <w:ilvl w:val="0"/>
          <w:numId w:val="2"/>
        </w:numPr>
        <w:ind w:firstLineChars="0"/>
      </w:pPr>
      <w:r>
        <w:rPr>
          <w:rFonts w:hint="eastAsia"/>
        </w:rPr>
        <w:t>Touvron H, Bojanowski P, Caron M, et al. ResMLP: Feedforward Networks for Image Classification With Data-Efficient Training [J]. IEEE Transactions on Pattern Analysis and Machine Intelligence, 2023, 45(4): 5314-5321.</w:t>
      </w:r>
    </w:p>
    <w:p w14:paraId="44354B8A">
      <w:pPr>
        <w:pStyle w:val="26"/>
        <w:numPr>
          <w:ilvl w:val="0"/>
          <w:numId w:val="2"/>
        </w:numPr>
        <w:ind w:firstLineChars="0"/>
      </w:pPr>
      <w:r>
        <w:rPr>
          <w:rFonts w:hint="eastAsia"/>
        </w:rPr>
        <w:t>Kim JH, Jun J, Zhang BT. Bilinear Attention Networks [C]. Advances in Neural Information Processing Systems: Vol. 31. Curran Associates, Inc., 2018.</w:t>
      </w:r>
    </w:p>
    <w:p w14:paraId="654EB7F1">
      <w:pPr>
        <w:pStyle w:val="26"/>
        <w:numPr>
          <w:ilvl w:val="0"/>
          <w:numId w:val="2"/>
        </w:numPr>
        <w:ind w:firstLineChars="0"/>
      </w:pPr>
      <w:r>
        <w:rPr>
          <w:rFonts w:hint="eastAsia"/>
        </w:rPr>
        <w:t>The UniProt Consortium, Bateman A, Martin MJ, et al. UniProt: the universal protein knowledgebase in 2021 [J]. Nucleic Acids Research, 2021, 49(D1): D480-D489.</w:t>
      </w:r>
    </w:p>
    <w:p w14:paraId="0F8A26E7">
      <w:pPr>
        <w:pStyle w:val="26"/>
        <w:numPr>
          <w:ilvl w:val="0"/>
          <w:numId w:val="2"/>
        </w:numPr>
        <w:ind w:firstLineChars="0"/>
      </w:pPr>
      <w:r>
        <w:rPr>
          <w:rFonts w:hint="eastAsia"/>
        </w:rPr>
        <w:t>Che C, Zhu M, Zhu Y, et al. A Protein Embedding Model for Drug Molecular Screening [C]. 2020 IEEE International Conference on Big Data and Smart Computing (BigComp). 2020: 251-254.</w:t>
      </w:r>
    </w:p>
    <w:p w14:paraId="0A6F1E90">
      <w:pPr>
        <w:pStyle w:val="26"/>
        <w:numPr>
          <w:ilvl w:val="0"/>
          <w:numId w:val="2"/>
        </w:numPr>
        <w:ind w:firstLineChars="0"/>
      </w:pPr>
      <w:r>
        <w:rPr>
          <w:rFonts w:hint="eastAsia"/>
        </w:rPr>
        <w:t>DeepChem [EB/OL]. [2024-05-05]. https://deepchem.io/about/.</w:t>
      </w:r>
    </w:p>
    <w:p w14:paraId="6F266CCC">
      <w:pPr>
        <w:pStyle w:val="26"/>
        <w:numPr>
          <w:ilvl w:val="0"/>
          <w:numId w:val="2"/>
        </w:numPr>
        <w:ind w:firstLineChars="0"/>
      </w:pPr>
      <w:r>
        <w:rPr>
          <w:rFonts w:hint="eastAsia"/>
        </w:rPr>
        <w:t xml:space="preserve">Python Release Python 3.8.0 [EB/OL]. [2024-05-05]. </w:t>
      </w:r>
    </w:p>
    <w:p w14:paraId="36FFC0CF">
      <w:pPr>
        <w:pStyle w:val="26"/>
        <w:numPr>
          <w:ilvl w:val="0"/>
          <w:numId w:val="2"/>
        </w:numPr>
        <w:ind w:firstLineChars="0"/>
      </w:pPr>
      <w:r>
        <w:rPr>
          <w:rFonts w:hint="eastAsia"/>
        </w:rPr>
        <w:t>PyTorch [EB/OL]. [2024-05-05]. https://pytorch.org/.</w:t>
      </w:r>
    </w:p>
    <w:p w14:paraId="60B1AF0A">
      <w:pPr>
        <w:pStyle w:val="26"/>
        <w:numPr>
          <w:ilvl w:val="0"/>
          <w:numId w:val="2"/>
        </w:numPr>
        <w:ind w:firstLineChars="0"/>
      </w:pPr>
      <w:r>
        <w:rPr>
          <w:rFonts w:hint="eastAsia"/>
        </w:rPr>
        <w:t>RDKit [EB/OL]. [2024-05-05]. https://www.rdkit.org/.</w:t>
      </w:r>
    </w:p>
    <w:p w14:paraId="2CF49EAD">
      <w:pPr>
        <w:pStyle w:val="26"/>
        <w:numPr>
          <w:ilvl w:val="0"/>
          <w:numId w:val="2"/>
        </w:numPr>
        <w:ind w:firstLineChars="0"/>
      </w:pPr>
      <w:r>
        <w:rPr>
          <w:rFonts w:hint="eastAsia"/>
        </w:rPr>
        <w:t>NumPy - [EB/OL]. [2024-05-05]. https://numpy.org/.</w:t>
      </w:r>
    </w:p>
    <w:p w14:paraId="0B5FD579">
      <w:pPr>
        <w:pStyle w:val="26"/>
        <w:numPr>
          <w:ilvl w:val="0"/>
          <w:numId w:val="2"/>
        </w:numPr>
        <w:ind w:firstLineChars="0"/>
      </w:pPr>
      <w:r>
        <w:rPr>
          <w:rFonts w:hint="eastAsia"/>
        </w:rPr>
        <w:t>scikit-learn: machine learning in Python — scikit-learn 1.1.3 documentation [EB/OL]. [2022-11-11]. https://scikit-learn.org/stable/index.html.</w:t>
      </w:r>
    </w:p>
    <w:p w14:paraId="097A6CEA">
      <w:pPr>
        <w:pStyle w:val="26"/>
        <w:numPr>
          <w:ilvl w:val="0"/>
          <w:numId w:val="2"/>
        </w:numPr>
        <w:ind w:firstLineChars="0"/>
      </w:pPr>
      <w:r>
        <w:rPr>
          <w:rFonts w:hint="eastAsia"/>
        </w:rPr>
        <w:t>pandas - Python Data Analysis Library [EB/OL]. [2024-05-05]. https://pandas.pydata.org/.</w:t>
      </w:r>
    </w:p>
    <w:p w14:paraId="39B8678C">
      <w:pPr>
        <w:pStyle w:val="26"/>
        <w:numPr>
          <w:ilvl w:val="0"/>
          <w:numId w:val="2"/>
        </w:numPr>
        <w:ind w:firstLineChars="0"/>
      </w:pPr>
      <w:r>
        <w:rPr>
          <w:rFonts w:hint="eastAsia"/>
        </w:rPr>
        <w:t>torch-geometric · PyPI [EB/OL]. [2024-05-05]. https://pypi.org/project/torch-geometric/.</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yanmin" w:date="2024-11-15T17:09:00Z" w:initials="y">
    <w:p w14:paraId="7E075B9B">
      <w:pPr>
        <w:pStyle w:val="5"/>
        <w:rPr>
          <w:rFonts w:hint="eastAsia"/>
        </w:rPr>
      </w:pPr>
      <w:r>
        <w:rPr>
          <w:rFonts w:hint="eastAsia"/>
        </w:rPr>
        <w:t>题目</w:t>
      </w:r>
      <w:r>
        <w:t>可以再优化一下</w:t>
      </w:r>
    </w:p>
  </w:comment>
  <w:comment w:id="1" w:author="yanmin" w:date="2024-11-15T17:11:00Z" w:initials="y">
    <w:p w14:paraId="7B1A2882">
      <w:pPr>
        <w:pStyle w:val="5"/>
        <w:rPr>
          <w:rFonts w:hint="eastAsia"/>
        </w:rPr>
      </w:pPr>
      <w:r>
        <w:rPr>
          <w:rFonts w:hint="eastAsia"/>
        </w:rPr>
        <w:t>引言分段</w:t>
      </w:r>
      <w:r>
        <w:t>太多，背景可以精简一点，重点是本论文思路的引出</w:t>
      </w:r>
    </w:p>
  </w:comment>
  <w:comment w:id="2" w:author="duke" w:date="2025-03-10T13:19:47Z" w:initials="">
    <w:p w14:paraId="1467D36B">
      <w:pPr>
        <w:pStyle w:val="5"/>
        <w:rPr>
          <w:rFonts w:hint="default" w:eastAsia="宋体"/>
          <w:lang w:val="en-US" w:eastAsia="zh-CN"/>
        </w:rPr>
      </w:pPr>
      <w:r>
        <w:rPr>
          <w:rFonts w:hint="eastAsia"/>
          <w:lang w:val="en-US" w:eastAsia="zh-CN"/>
        </w:rPr>
        <w:t>开篇不对，精简的过了，一点过渡都没有了，是引出我们的思路，不是介绍我们的研究思路，介绍研究思路是本部分最后一段概括就够了。参考文献也没有插入引用。</w:t>
      </w:r>
    </w:p>
  </w:comment>
  <w:comment w:id="3" w:author="yanmin" w:date="2024-11-15T17:13:00Z" w:initials="y">
    <w:p w14:paraId="749EB805">
      <w:pPr>
        <w:pStyle w:val="5"/>
        <w:rPr>
          <w:rFonts w:hint="default" w:eastAsia="宋体"/>
          <w:lang w:val="en-US" w:eastAsia="zh-CN"/>
        </w:rPr>
      </w:pPr>
      <w:r>
        <w:rPr>
          <w:rFonts w:hint="eastAsia"/>
        </w:rPr>
        <w:t>图片</w:t>
      </w:r>
      <w:r>
        <w:t>不够清晰</w:t>
      </w:r>
      <w:r>
        <w:rPr>
          <w:rFonts w:hint="eastAsia"/>
          <w:lang w:eastAsia="zh-CN"/>
        </w:rPr>
        <w:t>，</w:t>
      </w:r>
      <w:r>
        <w:rPr>
          <w:rFonts w:hint="eastAsia"/>
          <w:lang w:val="en-US" w:eastAsia="zh-CN"/>
        </w:rPr>
        <w:t>找找原图或者重画</w:t>
      </w:r>
    </w:p>
  </w:comment>
  <w:comment w:id="4" w:author="yanmin" w:date="2024-11-15T17:14:00Z" w:initials="y">
    <w:p w14:paraId="7F47F20A">
      <w:pPr>
        <w:pStyle w:val="5"/>
        <w:rPr>
          <w:rFonts w:hint="eastAsia"/>
        </w:rPr>
      </w:pPr>
      <w:r>
        <w:rPr>
          <w:rFonts w:hint="eastAsia"/>
        </w:rPr>
        <w:t>这个</w:t>
      </w:r>
      <w:r>
        <w:t>表格感觉也有些问题</w:t>
      </w:r>
    </w:p>
  </w:comment>
  <w:comment w:id="5" w:author="yanmin" w:date="2024-11-15T17:15:00Z" w:initials="y">
    <w:p w14:paraId="061D76A7">
      <w:pPr>
        <w:pStyle w:val="5"/>
        <w:rPr>
          <w:rFonts w:hint="eastAsia"/>
        </w:rPr>
      </w:pPr>
      <w:r>
        <w:rPr>
          <w:rFonts w:hint="eastAsia"/>
        </w:rPr>
        <w:t>所有</w:t>
      </w:r>
      <w:r>
        <w:t>表格的格式需要统一</w:t>
      </w:r>
    </w:p>
  </w:comment>
  <w:comment w:id="6" w:author="duke" w:date="2025-03-10T13:27:54Z" w:initials="">
    <w:p w14:paraId="7135003D">
      <w:pPr>
        <w:pStyle w:val="5"/>
        <w:rPr>
          <w:rFonts w:hint="default" w:eastAsia="宋体"/>
          <w:lang w:val="en-US" w:eastAsia="zh-CN"/>
        </w:rPr>
      </w:pPr>
      <w:r>
        <w:rPr>
          <w:rFonts w:hint="eastAsia"/>
          <w:lang w:val="en-US" w:eastAsia="zh-CN"/>
        </w:rPr>
        <w:t>结果部分把训练过程展示下，loss之类的画图展示分析下。</w:t>
      </w:r>
    </w:p>
  </w:comment>
  <w:comment w:id="7" w:author="duke" w:date="2025-03-10T13:30:01Z" w:initials="">
    <w:p w14:paraId="201FD19F">
      <w:pPr>
        <w:pStyle w:val="5"/>
        <w:rPr>
          <w:rFonts w:hint="default" w:eastAsia="宋体"/>
          <w:lang w:val="en-US" w:eastAsia="zh-CN"/>
        </w:rPr>
      </w:pPr>
      <w:r>
        <w:rPr>
          <w:rFonts w:hint="eastAsia"/>
          <w:lang w:val="en-US" w:eastAsia="zh-CN"/>
        </w:rPr>
        <w:t>总结与展望比较好，有需要展开讨论的部分可以在前面单独加个讨论部分。</w:t>
      </w:r>
    </w:p>
  </w:comment>
  <w:comment w:id="8" w:author="duke" w:date="2025-03-10T13:31:09Z" w:initials="">
    <w:p w14:paraId="1B1DF92E">
      <w:pPr>
        <w:pStyle w:val="5"/>
        <w:rPr>
          <w:rFonts w:hint="default" w:eastAsia="宋体"/>
          <w:lang w:val="en-US" w:eastAsia="zh-CN"/>
        </w:rPr>
      </w:pPr>
      <w:r>
        <w:rPr>
          <w:rFonts w:hint="eastAsia"/>
          <w:lang w:val="en-US" w:eastAsia="zh-CN"/>
        </w:rPr>
        <w:t>把中文的参考文献去掉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E075B9B" w15:done="0"/>
  <w15:commentEx w15:paraId="7B1A2882" w15:done="0"/>
  <w15:commentEx w15:paraId="1467D36B" w15:done="0"/>
  <w15:commentEx w15:paraId="749EB805" w15:done="0"/>
  <w15:commentEx w15:paraId="7F47F20A" w15:done="0"/>
  <w15:commentEx w15:paraId="061D76A7" w15:done="0"/>
  <w15:commentEx w15:paraId="7135003D" w15:done="0"/>
  <w15:commentEx w15:paraId="201FD19F" w15:done="0"/>
  <w15:commentEx w15:paraId="1B1DF92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6F8681"/>
    <w:multiLevelType w:val="singleLevel"/>
    <w:tmpl w:val="0E6F8681"/>
    <w:lvl w:ilvl="0" w:tentative="0">
      <w:start w:val="1"/>
      <w:numFmt w:val="decimal"/>
      <w:suff w:val="space"/>
      <w:lvlText w:val="%1."/>
      <w:lvlJc w:val="left"/>
    </w:lvl>
  </w:abstractNum>
  <w:abstractNum w:abstractNumId="1">
    <w:nsid w:val="4A766615"/>
    <w:multiLevelType w:val="multilevel"/>
    <w:tmpl w:val="4A766615"/>
    <w:lvl w:ilvl="0" w:tentative="0">
      <w:start w:val="1"/>
      <w:numFmt w:val="decimal"/>
      <w:lvlText w:val="[%1]"/>
      <w:lvlJc w:val="left"/>
      <w:pPr>
        <w:ind w:left="920" w:hanging="440"/>
      </w:pPr>
      <w:rPr>
        <w:rFonts w:hint="eastAsia"/>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yanmin">
    <w15:presenceInfo w15:providerId="None" w15:userId="yanmin"/>
  </w15:person>
  <w15:person w15:author="duke">
    <w15:presenceInfo w15:providerId="WPS Office" w15:userId="611393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g3OTdhMjljYjQwNjZlYTlmZjlkY2Y3YTg1YWI4YzkifQ=="/>
  </w:docVars>
  <w:rsids>
    <w:rsidRoot w:val="50402BCE"/>
    <w:rsid w:val="00025326"/>
    <w:rsid w:val="0005763B"/>
    <w:rsid w:val="000A29B2"/>
    <w:rsid w:val="000C25C0"/>
    <w:rsid w:val="001708F1"/>
    <w:rsid w:val="00171D10"/>
    <w:rsid w:val="001B620D"/>
    <w:rsid w:val="00244FD7"/>
    <w:rsid w:val="00250545"/>
    <w:rsid w:val="00253218"/>
    <w:rsid w:val="002E0E01"/>
    <w:rsid w:val="0034647C"/>
    <w:rsid w:val="00426132"/>
    <w:rsid w:val="00463110"/>
    <w:rsid w:val="00561AED"/>
    <w:rsid w:val="00597FB0"/>
    <w:rsid w:val="00601C8B"/>
    <w:rsid w:val="00607948"/>
    <w:rsid w:val="006424FB"/>
    <w:rsid w:val="006531D0"/>
    <w:rsid w:val="0066604B"/>
    <w:rsid w:val="00701A17"/>
    <w:rsid w:val="008302BE"/>
    <w:rsid w:val="00923E02"/>
    <w:rsid w:val="009C3ECE"/>
    <w:rsid w:val="00A03F74"/>
    <w:rsid w:val="00A30010"/>
    <w:rsid w:val="00B26CBE"/>
    <w:rsid w:val="00B339A8"/>
    <w:rsid w:val="00B915CC"/>
    <w:rsid w:val="00ED2DB4"/>
    <w:rsid w:val="00F0571A"/>
    <w:rsid w:val="00F76F40"/>
    <w:rsid w:val="00FA4787"/>
    <w:rsid w:val="00FB3F51"/>
    <w:rsid w:val="00FF115A"/>
    <w:rsid w:val="015D3FC7"/>
    <w:rsid w:val="01A63C84"/>
    <w:rsid w:val="034C6F37"/>
    <w:rsid w:val="0382438A"/>
    <w:rsid w:val="05D043C0"/>
    <w:rsid w:val="060C3FED"/>
    <w:rsid w:val="066022EB"/>
    <w:rsid w:val="06FA2E49"/>
    <w:rsid w:val="0784359F"/>
    <w:rsid w:val="08F87335"/>
    <w:rsid w:val="0A01288E"/>
    <w:rsid w:val="0E3A1E5F"/>
    <w:rsid w:val="0FF94A16"/>
    <w:rsid w:val="14C56ABD"/>
    <w:rsid w:val="177235B8"/>
    <w:rsid w:val="19EB03E3"/>
    <w:rsid w:val="1D3E71C8"/>
    <w:rsid w:val="1D811E94"/>
    <w:rsid w:val="1E0928AD"/>
    <w:rsid w:val="27352EDA"/>
    <w:rsid w:val="2D484204"/>
    <w:rsid w:val="2EEC3306"/>
    <w:rsid w:val="2FB01FC9"/>
    <w:rsid w:val="33502456"/>
    <w:rsid w:val="345A696C"/>
    <w:rsid w:val="40BB7DBB"/>
    <w:rsid w:val="412C7AC6"/>
    <w:rsid w:val="44E11FE0"/>
    <w:rsid w:val="45B459D7"/>
    <w:rsid w:val="48D16FFA"/>
    <w:rsid w:val="4C307667"/>
    <w:rsid w:val="502D5062"/>
    <w:rsid w:val="50402BCE"/>
    <w:rsid w:val="51621B3E"/>
    <w:rsid w:val="51693F60"/>
    <w:rsid w:val="54050954"/>
    <w:rsid w:val="55365546"/>
    <w:rsid w:val="56617555"/>
    <w:rsid w:val="582A5A34"/>
    <w:rsid w:val="5F116EDC"/>
    <w:rsid w:val="60093EC4"/>
    <w:rsid w:val="60F20966"/>
    <w:rsid w:val="61D65211"/>
    <w:rsid w:val="69DA6CBE"/>
    <w:rsid w:val="721A50EF"/>
    <w:rsid w:val="77EF68FA"/>
    <w:rsid w:val="79A32182"/>
    <w:rsid w:val="7B4510F4"/>
    <w:rsid w:val="7BDA1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iPriority="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rFonts w:eastAsia="黑体"/>
      <w:bCs/>
      <w:kern w:val="44"/>
      <w:sz w:val="32"/>
      <w:szCs w:val="44"/>
    </w:rPr>
  </w:style>
  <w:style w:type="paragraph" w:styleId="3">
    <w:name w:val="heading 2"/>
    <w:basedOn w:val="1"/>
    <w:next w:val="1"/>
    <w:link w:val="25"/>
    <w:unhideWhenUsed/>
    <w:qFormat/>
    <w:uiPriority w:val="9"/>
    <w:pPr>
      <w:keepNext/>
      <w:keepLines/>
      <w:spacing w:before="260" w:after="260" w:line="416" w:lineRule="auto"/>
      <w:outlineLvl w:val="1"/>
    </w:pPr>
    <w:rPr>
      <w:rFonts w:eastAsia="黑体" w:cstheme="majorBidi"/>
      <w:bCs/>
      <w:sz w:val="28"/>
      <w:szCs w:val="32"/>
    </w:rPr>
  </w:style>
  <w:style w:type="paragraph" w:styleId="4">
    <w:name w:val="heading 3"/>
    <w:basedOn w:val="1"/>
    <w:next w:val="1"/>
    <w:link w:val="22"/>
    <w:unhideWhenUsed/>
    <w:qFormat/>
    <w:uiPriority w:val="9"/>
    <w:pPr>
      <w:keepNext/>
      <w:keepLines/>
      <w:spacing w:before="260" w:after="260" w:line="416" w:lineRule="auto"/>
      <w:outlineLvl w:val="2"/>
    </w:pPr>
    <w:rPr>
      <w:rFonts w:eastAsia="黑体"/>
      <w:bCs/>
      <w:szCs w:val="32"/>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8"/>
    <w:qFormat/>
    <w:uiPriority w:val="0"/>
    <w:pPr>
      <w:jc w:val="left"/>
    </w:pPr>
  </w:style>
  <w:style w:type="paragraph" w:styleId="6">
    <w:name w:val="toc 3"/>
    <w:basedOn w:val="1"/>
    <w:next w:val="1"/>
    <w:autoRedefine/>
    <w:qFormat/>
    <w:uiPriority w:val="39"/>
    <w:pPr>
      <w:ind w:left="840" w:leftChars="400"/>
    </w:pPr>
  </w:style>
  <w:style w:type="paragraph" w:styleId="7">
    <w:name w:val="Balloon Text"/>
    <w:basedOn w:val="1"/>
    <w:link w:val="30"/>
    <w:qFormat/>
    <w:uiPriority w:val="0"/>
    <w:rPr>
      <w:sz w:val="18"/>
      <w:szCs w:val="18"/>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autoRedefine/>
    <w:qFormat/>
    <w:uiPriority w:val="39"/>
  </w:style>
  <w:style w:type="paragraph" w:styleId="11">
    <w:name w:val="toc 2"/>
    <w:basedOn w:val="1"/>
    <w:next w:val="1"/>
    <w:autoRedefine/>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paragraph" w:styleId="13">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paragraph" w:styleId="14">
    <w:name w:val="annotation subject"/>
    <w:basedOn w:val="5"/>
    <w:next w:val="5"/>
    <w:link w:val="29"/>
    <w:qFormat/>
    <w:uiPriority w:val="0"/>
    <w:rPr>
      <w:b/>
      <w:bCs/>
    </w:rPr>
  </w:style>
  <w:style w:type="character" w:styleId="17">
    <w:name w:val="Hyperlink"/>
    <w:basedOn w:val="16"/>
    <w:unhideWhenUsed/>
    <w:qFormat/>
    <w:uiPriority w:val="99"/>
    <w:rPr>
      <w:color w:val="0026E5" w:themeColor="hyperlink"/>
      <w:u w:val="single"/>
      <w14:textFill>
        <w14:solidFill>
          <w14:schemeClr w14:val="hlink"/>
        </w14:solidFill>
      </w14:textFill>
    </w:rPr>
  </w:style>
  <w:style w:type="character" w:styleId="18">
    <w:name w:val="annotation reference"/>
    <w:basedOn w:val="16"/>
    <w:qFormat/>
    <w:uiPriority w:val="0"/>
    <w:rPr>
      <w:sz w:val="21"/>
      <w:szCs w:val="21"/>
    </w:rPr>
  </w:style>
  <w:style w:type="character" w:customStyle="1" w:styleId="19">
    <w:name w:val="标题 1 字符"/>
    <w:basedOn w:val="16"/>
    <w:link w:val="2"/>
    <w:autoRedefine/>
    <w:qFormat/>
    <w:uiPriority w:val="9"/>
    <w:rPr>
      <w:rFonts w:eastAsia="黑体"/>
      <w:bCs/>
      <w:kern w:val="44"/>
      <w:sz w:val="32"/>
      <w:szCs w:val="44"/>
    </w:rPr>
  </w:style>
  <w:style w:type="table" w:customStyle="1" w:styleId="20">
    <w:name w:val="三线表毕业论文"/>
    <w:basedOn w:val="15"/>
    <w:autoRedefine/>
    <w:qFormat/>
    <w:uiPriority w:val="99"/>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table" w:customStyle="1" w:styleId="21">
    <w:name w:val="三线表"/>
    <w:basedOn w:val="15"/>
    <w:autoRedefine/>
    <w:qFormat/>
    <w:uiPriority w:val="99"/>
    <w:tblPr>
      <w:tblBorders>
        <w:top w:val="single" w:color="auto" w:sz="4" w:space="0"/>
        <w:bottom w:val="single" w:color="auto" w:sz="4" w:space="0"/>
      </w:tblBorders>
    </w:tblPr>
    <w:tblStylePr w:type="firstRow">
      <w:tcPr>
        <w:tcBorders>
          <w:top w:val="single" w:color="auto" w:sz="4" w:space="0"/>
          <w:bottom w:val="single" w:color="auto" w:sz="4" w:space="0"/>
        </w:tcBorders>
      </w:tcPr>
    </w:tblStylePr>
  </w:style>
  <w:style w:type="character" w:customStyle="1" w:styleId="22">
    <w:name w:val="标题 3 字符"/>
    <w:basedOn w:val="16"/>
    <w:link w:val="4"/>
    <w:autoRedefine/>
    <w:qFormat/>
    <w:uiPriority w:val="9"/>
    <w:rPr>
      <w:rFonts w:eastAsia="黑体"/>
      <w:bCs/>
      <w:szCs w:val="32"/>
    </w:rPr>
  </w:style>
  <w:style w:type="character" w:customStyle="1" w:styleId="23">
    <w:name w:val="标题 字符"/>
    <w:basedOn w:val="16"/>
    <w:link w:val="13"/>
    <w:qFormat/>
    <w:uiPriority w:val="0"/>
    <w:rPr>
      <w:rFonts w:asciiTheme="majorHAnsi" w:hAnsiTheme="majorHAnsi" w:eastAsiaTheme="majorEastAsia" w:cstheme="majorBidi"/>
      <w:b/>
      <w:bCs/>
      <w:kern w:val="2"/>
      <w:sz w:val="32"/>
      <w:szCs w:val="32"/>
    </w:rPr>
  </w:style>
  <w:style w:type="paragraph" w:customStyle="1" w:styleId="2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54A1" w:themeColor="accent1" w:themeShade="BF"/>
      <w:kern w:val="0"/>
      <w:szCs w:val="32"/>
    </w:rPr>
  </w:style>
  <w:style w:type="character" w:customStyle="1" w:styleId="25">
    <w:name w:val="标题 2 字符"/>
    <w:basedOn w:val="16"/>
    <w:link w:val="3"/>
    <w:qFormat/>
    <w:uiPriority w:val="9"/>
    <w:rPr>
      <w:rFonts w:ascii="Times New Roman" w:hAnsi="Times New Roman" w:eastAsia="黑体" w:cstheme="majorBidi"/>
      <w:bCs/>
      <w:kern w:val="2"/>
      <w:sz w:val="28"/>
      <w:szCs w:val="32"/>
    </w:rPr>
  </w:style>
  <w:style w:type="paragraph" w:styleId="26">
    <w:name w:val="List Paragraph"/>
    <w:basedOn w:val="1"/>
    <w:unhideWhenUsed/>
    <w:qFormat/>
    <w:uiPriority w:val="99"/>
    <w:pPr>
      <w:ind w:firstLine="420" w:firstLineChars="200"/>
    </w:pPr>
  </w:style>
  <w:style w:type="character" w:styleId="27">
    <w:name w:val="Placeholder Text"/>
    <w:basedOn w:val="16"/>
    <w:unhideWhenUsed/>
    <w:qFormat/>
    <w:uiPriority w:val="99"/>
    <w:rPr>
      <w:color w:val="666666"/>
    </w:rPr>
  </w:style>
  <w:style w:type="character" w:customStyle="1" w:styleId="28">
    <w:name w:val="批注文字 字符"/>
    <w:basedOn w:val="16"/>
    <w:link w:val="5"/>
    <w:qFormat/>
    <w:uiPriority w:val="0"/>
    <w:rPr>
      <w:rFonts w:cstheme="minorBidi"/>
      <w:kern w:val="2"/>
      <w:sz w:val="24"/>
      <w:szCs w:val="22"/>
    </w:rPr>
  </w:style>
  <w:style w:type="character" w:customStyle="1" w:styleId="29">
    <w:name w:val="批注主题 字符"/>
    <w:basedOn w:val="28"/>
    <w:link w:val="14"/>
    <w:qFormat/>
    <w:uiPriority w:val="0"/>
    <w:rPr>
      <w:rFonts w:cstheme="minorBidi"/>
      <w:b/>
      <w:bCs/>
      <w:kern w:val="2"/>
      <w:sz w:val="24"/>
      <w:szCs w:val="22"/>
    </w:rPr>
  </w:style>
  <w:style w:type="character" w:customStyle="1" w:styleId="30">
    <w:name w:val="批注框文本 字符"/>
    <w:basedOn w:val="16"/>
    <w:link w:val="7"/>
    <w:qFormat/>
    <w:uiPriority w:val="0"/>
    <w:rPr>
      <w:rFonts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32</Pages>
  <Words>1216</Words>
  <Characters>7072</Characters>
  <Lines>455</Lines>
  <Paragraphs>128</Paragraphs>
  <TotalTime>203</TotalTime>
  <ScaleCrop>false</ScaleCrop>
  <LinksUpToDate>false</LinksUpToDate>
  <CharactersWithSpaces>8218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2024-10-18T07:44:00Z</dcterms:created>
  <dc:creator>LL</dc:creator>
  <cp:lastModifiedBy>柏水觞</cp:lastModifiedBy>
  <dcterms:modified xsi:type="dcterms:W3CDTF">2025-03-26T05:45:15Z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7F56652518C44D78884CE7BA214B6772_13</vt:lpwstr>
  </property>
  <property fmtid="{D5CDD505-2E9C-101B-9397-08002B2CF9AE}" pid="4" name="KSOTemplateDocerSaveRecord">
    <vt:lpwstr>eyJoZGlkIjoiYjg3OTdhMjljYjQwNjZlYTlmZjlkY2Y3YTg1YWI4YzkiLCJ1c2VySWQiOiIxMzkwMDI5MTQ4In0=</vt:lpwstr>
  </property>
</Properties>
</file>